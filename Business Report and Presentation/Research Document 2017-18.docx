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1">
      <w:pPr>
        <w:contextualSpacing w:val="0"/>
        <w:jc w:val="center"/>
        <w:rPr>
          <w:b w:val="1"/>
        </w:rPr>
      </w:pPr>
      <w:r w:rsidDel="00000000" w:rsidR="00000000" w:rsidRPr="00000000">
        <w:rPr>
          <w:rtl w:val="0"/>
        </w:rPr>
      </w:r>
    </w:p>
    <w:p w:rsidR="00000000" w:rsidDel="00000000" w:rsidP="00000000" w:rsidRDefault="00000000" w:rsidRPr="00000000" w14:paraId="00000002">
      <w:pPr>
        <w:contextualSpacing w:val="0"/>
        <w:jc w:val="center"/>
        <w:rPr>
          <w:b w:val="1"/>
        </w:rPr>
      </w:pPr>
      <w:r w:rsidDel="00000000" w:rsidR="00000000" w:rsidRPr="00000000">
        <w:rPr>
          <w:b w:val="1"/>
          <w:rtl w:val="0"/>
        </w:rPr>
        <w:t xml:space="preserve">Software Projects Research Document </w:t>
      </w:r>
    </w:p>
    <w:p w:rsidR="00000000" w:rsidDel="00000000" w:rsidP="00000000" w:rsidRDefault="00000000" w:rsidRPr="00000000" w14:paraId="00000003">
      <w:pPr>
        <w:contextualSpacing w:val="0"/>
        <w:jc w:val="center"/>
        <w:rPr>
          <w:b w:val="1"/>
        </w:rPr>
      </w:pPr>
      <w:r w:rsidDel="00000000" w:rsidR="00000000" w:rsidRPr="00000000">
        <w:rPr>
          <w:rtl w:val="0"/>
        </w:rPr>
      </w:r>
    </w:p>
    <w:p w:rsidR="00000000" w:rsidDel="00000000" w:rsidP="00000000" w:rsidRDefault="00000000" w:rsidRPr="00000000" w14:paraId="00000004">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78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1811"/>
        <w:gridCol w:w="1701"/>
        <w:gridCol w:w="3260"/>
        <w:tblGridChange w:id="0">
          <w:tblGrid>
            <w:gridCol w:w="3009"/>
            <w:gridCol w:w="1811"/>
            <w:gridCol w:w="1701"/>
            <w:gridCol w:w="3260"/>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005">
            <w:pPr>
              <w:widowControl w:val="0"/>
              <w:spacing w:line="240" w:lineRule="auto"/>
              <w:contextualSpacing w:val="0"/>
              <w:rPr>
                <w:b w:val="1"/>
                <w:sz w:val="20"/>
                <w:szCs w:val="20"/>
              </w:rPr>
            </w:pPr>
            <w:r w:rsidDel="00000000" w:rsidR="00000000" w:rsidRPr="00000000">
              <w:rPr>
                <w:b w:val="1"/>
                <w:sz w:val="20"/>
                <w:szCs w:val="20"/>
                <w:rtl w:val="0"/>
              </w:rPr>
              <w:t xml:space="preserve">Assignment Tasks:</w:t>
            </w:r>
          </w:p>
        </w:tc>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spacing w:line="240" w:lineRule="auto"/>
              <w:contextualSpacing w:val="0"/>
              <w:rPr>
                <w:b w:val="1"/>
                <w:sz w:val="20"/>
                <w:szCs w:val="20"/>
              </w:rPr>
            </w:pPr>
            <w:r w:rsidDel="00000000" w:rsidR="00000000" w:rsidRPr="00000000">
              <w:rPr>
                <w:b w:val="1"/>
                <w:sz w:val="20"/>
                <w:szCs w:val="20"/>
                <w:rtl w:val="0"/>
              </w:rPr>
              <w:t xml:space="preserve">Assigned to:</w:t>
            </w:r>
          </w:p>
        </w:tc>
        <w:tc>
          <w:tcPr>
            <w:shd w:fill="d9d9d9" w:val="clear"/>
          </w:tcPr>
          <w:p w:rsidR="00000000" w:rsidDel="00000000" w:rsidP="00000000" w:rsidRDefault="00000000" w:rsidRPr="00000000" w14:paraId="00000007">
            <w:pPr>
              <w:widowControl w:val="0"/>
              <w:spacing w:line="240" w:lineRule="auto"/>
              <w:contextualSpacing w:val="0"/>
              <w:rPr>
                <w:b w:val="1"/>
                <w:sz w:val="20"/>
                <w:szCs w:val="20"/>
              </w:rPr>
            </w:pPr>
            <w:r w:rsidDel="00000000" w:rsidR="00000000" w:rsidRPr="00000000">
              <w:rPr>
                <w:b w:val="1"/>
                <w:sz w:val="20"/>
                <w:szCs w:val="20"/>
                <w:rtl w:val="0"/>
              </w:rPr>
              <w:t xml:space="preserve">Deadline</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240" w:lineRule="auto"/>
              <w:contextualSpacing w:val="0"/>
              <w:rPr>
                <w:b w:val="1"/>
                <w:sz w:val="20"/>
                <w:szCs w:val="20"/>
              </w:rPr>
            </w:pPr>
            <w:r w:rsidDel="00000000" w:rsidR="00000000" w:rsidRPr="00000000">
              <w:rPr>
                <w:b w:val="1"/>
                <w:sz w:val="20"/>
                <w:szCs w:val="20"/>
                <w:rtl w:val="0"/>
              </w:rPr>
              <w:t xml:space="preserve">Progress</w:t>
            </w:r>
          </w:p>
        </w:tc>
      </w:tr>
      <w:tr>
        <w:trPr>
          <w:trHeight w:val="780" w:hRule="atLeast"/>
        </w:trPr>
        <w:tc>
          <w:tcPr>
            <w:shd w:fill="auto" w:val="clear"/>
            <w:tcMar>
              <w:top w:w="100.0" w:type="dxa"/>
              <w:left w:w="100.0" w:type="dxa"/>
              <w:bottom w:w="100.0" w:type="dxa"/>
              <w:right w:w="100.0" w:type="dxa"/>
            </w:tcMar>
          </w:tcPr>
          <w:p w:rsidR="00000000" w:rsidDel="00000000" w:rsidP="00000000" w:rsidRDefault="00000000" w:rsidRPr="00000000" w14:paraId="00000009">
            <w:pPr>
              <w:numPr>
                <w:ilvl w:val="0"/>
                <w:numId w:val="9"/>
              </w:numPr>
              <w:ind w:left="467" w:hanging="467"/>
              <w:contextualSpacing w:val="1"/>
              <w:rPr>
                <w:sz w:val="20"/>
                <w:szCs w:val="20"/>
              </w:rPr>
            </w:pPr>
            <w:r w:rsidDel="00000000" w:rsidR="00000000" w:rsidRPr="00000000">
              <w:rPr>
                <w:sz w:val="20"/>
                <w:szCs w:val="20"/>
                <w:rtl w:val="0"/>
              </w:rPr>
              <w:t xml:space="preserve">Group Report: Project Proposal</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240" w:lineRule="auto"/>
              <w:contextualSpacing w:val="0"/>
              <w:rPr>
                <w:b w:val="1"/>
                <w:sz w:val="20"/>
                <w:szCs w:val="20"/>
              </w:rPr>
            </w:pPr>
            <w:r w:rsidDel="00000000" w:rsidR="00000000" w:rsidRPr="00000000">
              <w:rPr>
                <w:b w:val="1"/>
                <w:sz w:val="20"/>
                <w:szCs w:val="20"/>
                <w:rtl w:val="0"/>
              </w:rPr>
              <w:t xml:space="preserve">All</w:t>
            </w:r>
          </w:p>
        </w:tc>
        <w:tc>
          <w:tcPr/>
          <w:p w:rsidR="00000000" w:rsidDel="00000000" w:rsidP="00000000" w:rsidRDefault="00000000" w:rsidRPr="00000000" w14:paraId="0000000B">
            <w:pPr>
              <w:widowControl w:val="0"/>
              <w:spacing w:line="240" w:lineRule="auto"/>
              <w:contextualSpacing w:val="0"/>
              <w:rPr>
                <w:sz w:val="20"/>
                <w:szCs w:val="20"/>
              </w:rPr>
            </w:pPr>
            <w:r w:rsidDel="00000000" w:rsidR="00000000" w:rsidRPr="00000000">
              <w:rPr>
                <w:sz w:val="20"/>
                <w:szCs w:val="20"/>
                <w:rtl w:val="0"/>
              </w:rPr>
              <w:t xml:space="preserve">15/12/2017</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contextualSpacing w:val="0"/>
              <w:rPr>
                <w:sz w:val="20"/>
                <w:szCs w:val="20"/>
              </w:rPr>
            </w:pPr>
            <w:r w:rsidDel="00000000" w:rsidR="00000000" w:rsidRPr="00000000">
              <w:rPr>
                <w:rtl w:val="0"/>
              </w:rPr>
            </w:r>
          </w:p>
        </w:tc>
      </w:tr>
      <w:tr>
        <w:trPr>
          <w:trHeight w:val="840" w:hRule="atLeast"/>
        </w:trPr>
        <w:tc>
          <w:tcPr>
            <w:shd w:fill="auto" w:val="clear"/>
            <w:tcMar>
              <w:top w:w="100.0" w:type="dxa"/>
              <w:left w:w="100.0" w:type="dxa"/>
              <w:bottom w:w="100.0" w:type="dxa"/>
              <w:right w:w="100.0" w:type="dxa"/>
            </w:tcMar>
          </w:tcPr>
          <w:p w:rsidR="00000000" w:rsidDel="00000000" w:rsidP="00000000" w:rsidRDefault="00000000" w:rsidRPr="00000000" w14:paraId="0000000D">
            <w:pPr>
              <w:numPr>
                <w:ilvl w:val="0"/>
                <w:numId w:val="9"/>
              </w:numPr>
              <w:ind w:left="467" w:hanging="467"/>
              <w:contextualSpacing w:val="1"/>
              <w:rPr>
                <w:sz w:val="20"/>
                <w:szCs w:val="20"/>
              </w:rPr>
            </w:pPr>
            <w:r w:rsidDel="00000000" w:rsidR="00000000" w:rsidRPr="00000000">
              <w:rPr>
                <w:sz w:val="20"/>
                <w:szCs w:val="20"/>
                <w:rtl w:val="0"/>
              </w:rPr>
              <w:t xml:space="preserve">Group Presentation</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contextualSpacing w:val="0"/>
              <w:rPr>
                <w:b w:val="1"/>
                <w:sz w:val="20"/>
                <w:szCs w:val="20"/>
              </w:rPr>
            </w:pPr>
            <w:r w:rsidDel="00000000" w:rsidR="00000000" w:rsidRPr="00000000">
              <w:rPr>
                <w:b w:val="1"/>
                <w:sz w:val="20"/>
                <w:szCs w:val="20"/>
                <w:rtl w:val="0"/>
              </w:rPr>
              <w:t xml:space="preserve">All</w:t>
            </w:r>
          </w:p>
        </w:tc>
        <w:tc>
          <w:tcPr/>
          <w:p w:rsidR="00000000" w:rsidDel="00000000" w:rsidP="00000000" w:rsidRDefault="00000000" w:rsidRPr="00000000" w14:paraId="0000000F">
            <w:pPr>
              <w:widowControl w:val="0"/>
              <w:spacing w:line="240" w:lineRule="auto"/>
              <w:contextualSpacing w:val="0"/>
              <w:rPr>
                <w:sz w:val="20"/>
                <w:szCs w:val="20"/>
              </w:rPr>
            </w:pPr>
            <w:r w:rsidDel="00000000" w:rsidR="00000000" w:rsidRPr="00000000">
              <w:rPr>
                <w:sz w:val="20"/>
                <w:szCs w:val="20"/>
                <w:rtl w:val="0"/>
              </w:rPr>
              <w:t xml:space="preserve">09/03/2018</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contextualSpacing w:val="0"/>
              <w:rPr>
                <w:sz w:val="20"/>
                <w:szCs w:val="20"/>
              </w:rPr>
            </w:pPr>
            <w:r w:rsidDel="00000000" w:rsidR="00000000" w:rsidRPr="00000000">
              <w:rPr>
                <w:rtl w:val="0"/>
              </w:rPr>
            </w:r>
          </w:p>
        </w:tc>
      </w:tr>
      <w:tr>
        <w:trPr>
          <w:trHeight w:val="940" w:hRule="atLeast"/>
        </w:trPr>
        <w:tc>
          <w:tcPr>
            <w:shd w:fill="auto" w:val="clear"/>
            <w:tcMar>
              <w:top w:w="100.0" w:type="dxa"/>
              <w:left w:w="100.0" w:type="dxa"/>
              <w:bottom w:w="100.0" w:type="dxa"/>
              <w:right w:w="100.0" w:type="dxa"/>
            </w:tcMar>
          </w:tcPr>
          <w:p w:rsidR="00000000" w:rsidDel="00000000" w:rsidP="00000000" w:rsidRDefault="00000000" w:rsidRPr="00000000" w14:paraId="00000011">
            <w:pPr>
              <w:numPr>
                <w:ilvl w:val="0"/>
                <w:numId w:val="9"/>
              </w:numPr>
              <w:ind w:left="467" w:hanging="467"/>
              <w:contextualSpacing w:val="1"/>
              <w:rPr>
                <w:sz w:val="20"/>
                <w:szCs w:val="20"/>
              </w:rPr>
            </w:pPr>
            <w:r w:rsidDel="00000000" w:rsidR="00000000" w:rsidRPr="00000000">
              <w:rPr>
                <w:sz w:val="20"/>
                <w:szCs w:val="20"/>
                <w:rtl w:val="0"/>
              </w:rPr>
              <w:t xml:space="preserve">Group Final Report and Implementation</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contextualSpacing w:val="0"/>
              <w:rPr>
                <w:b w:val="1"/>
                <w:sz w:val="20"/>
                <w:szCs w:val="20"/>
              </w:rPr>
            </w:pPr>
            <w:r w:rsidDel="00000000" w:rsidR="00000000" w:rsidRPr="00000000">
              <w:rPr>
                <w:b w:val="1"/>
                <w:sz w:val="20"/>
                <w:szCs w:val="20"/>
                <w:rtl w:val="0"/>
              </w:rPr>
              <w:t xml:space="preserve">All</w:t>
            </w:r>
          </w:p>
        </w:tc>
        <w:tc>
          <w:tcPr/>
          <w:p w:rsidR="00000000" w:rsidDel="00000000" w:rsidP="00000000" w:rsidRDefault="00000000" w:rsidRPr="00000000" w14:paraId="00000013">
            <w:pPr>
              <w:widowControl w:val="0"/>
              <w:spacing w:line="240" w:lineRule="auto"/>
              <w:contextualSpacing w:val="0"/>
              <w:rPr>
                <w:sz w:val="20"/>
                <w:szCs w:val="20"/>
              </w:rPr>
            </w:pPr>
            <w:r w:rsidDel="00000000" w:rsidR="00000000" w:rsidRPr="00000000">
              <w:rPr>
                <w:sz w:val="20"/>
                <w:szCs w:val="20"/>
                <w:rtl w:val="0"/>
              </w:rPr>
              <w:t xml:space="preserve">23/03/2018</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contextualSpacing w:val="0"/>
              <w:rPr>
                <w:sz w:val="20"/>
                <w:szCs w:val="20"/>
              </w:rPr>
            </w:pPr>
            <w:r w:rsidDel="00000000" w:rsidR="00000000" w:rsidRPr="00000000">
              <w:rPr>
                <w:rtl w:val="0"/>
              </w:rPr>
            </w:r>
          </w:p>
        </w:tc>
      </w:tr>
    </w:tbl>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b w:val="1"/>
          <w:u w:val="single"/>
        </w:rPr>
      </w:pPr>
      <w:r w:rsidDel="00000000" w:rsidR="00000000" w:rsidRPr="00000000">
        <w:rPr>
          <w:b w:val="1"/>
          <w:u w:val="single"/>
          <w:rtl w:val="0"/>
        </w:rPr>
        <w:t xml:space="preserve">Weekly Tasks: </w:t>
      </w:r>
    </w:p>
    <w:p w:rsidR="00000000" w:rsidDel="00000000" w:rsidP="00000000" w:rsidRDefault="00000000" w:rsidRPr="00000000" w14:paraId="00000017">
      <w:pPr>
        <w:contextualSpacing w:val="0"/>
        <w:rPr>
          <w:b w:val="1"/>
          <w:u w:val="single"/>
        </w:rPr>
      </w:pPr>
      <w:r w:rsidDel="00000000" w:rsidR="00000000" w:rsidRPr="00000000">
        <w:rPr>
          <w:rtl w:val="0"/>
        </w:rPr>
      </w:r>
    </w:p>
    <w:p w:rsidR="00000000" w:rsidDel="00000000" w:rsidP="00000000" w:rsidRDefault="00000000" w:rsidRPr="00000000" w14:paraId="00000018">
      <w:pPr>
        <w:contextualSpacing w:val="0"/>
        <w:jc w:val="both"/>
        <w:rPr>
          <w:b w:val="1"/>
          <w:i w:val="1"/>
        </w:rPr>
      </w:pPr>
      <w:r w:rsidDel="00000000" w:rsidR="00000000" w:rsidRPr="00000000">
        <w:rPr>
          <w:b w:val="1"/>
          <w:i w:val="1"/>
          <w:rtl w:val="0"/>
        </w:rPr>
        <w:t xml:space="preserve">(Please see the weekly tasks and insert your research below the table, please can you include any references you use as we will need to make a bibliography for the report VIP)</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contextualSpacing w:val="0"/>
        <w:rPr>
          <w:b w:val="1"/>
          <w:u w:val="single"/>
        </w:rPr>
      </w:pPr>
      <w:r w:rsidDel="00000000" w:rsidR="00000000" w:rsidRPr="00000000">
        <w:rPr>
          <w:rtl w:val="0"/>
        </w:rPr>
      </w:r>
    </w:p>
    <w:p w:rsidR="00000000" w:rsidDel="00000000" w:rsidP="00000000" w:rsidRDefault="00000000" w:rsidRPr="00000000" w14:paraId="0000001E">
      <w:pPr>
        <w:contextualSpacing w:val="0"/>
        <w:jc w:val="center"/>
        <w:rPr>
          <w:b w:val="1"/>
          <w:u w:val="single"/>
        </w:rPr>
      </w:pPr>
      <w:r w:rsidDel="00000000" w:rsidR="00000000" w:rsidRPr="00000000">
        <w:rPr>
          <w:b w:val="1"/>
          <w:u w:val="single"/>
          <w:rtl w:val="0"/>
        </w:rPr>
        <w:t xml:space="preserve">Week 2: The User Journey and User Involvement in the Project</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contextualSpacing w:val="0"/>
        <w:rPr>
          <w:b w:val="1"/>
          <w:u w:val="single"/>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r>
    </w:p>
    <w:tbl>
      <w:tblPr>
        <w:tblStyle w:val="Table2"/>
        <w:tblW w:w="978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4646"/>
        <w:gridCol w:w="2126"/>
        <w:tblGridChange w:id="0">
          <w:tblGrid>
            <w:gridCol w:w="3009"/>
            <w:gridCol w:w="4646"/>
            <w:gridCol w:w="2126"/>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contextualSpacing w:val="0"/>
              <w:rPr>
                <w:b w:val="1"/>
                <w:sz w:val="20"/>
                <w:szCs w:val="20"/>
              </w:rPr>
            </w:pPr>
            <w:r w:rsidDel="00000000" w:rsidR="00000000" w:rsidRPr="00000000">
              <w:rPr>
                <w:b w:val="1"/>
                <w:sz w:val="20"/>
                <w:szCs w:val="20"/>
                <w:rtl w:val="0"/>
              </w:rPr>
              <w:t xml:space="preserve">Task:</w:t>
            </w:r>
          </w:p>
        </w:tc>
        <w:tc>
          <w:tcPr>
            <w:shd w:fill="d9d9d9"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contextualSpacing w:val="0"/>
              <w:rPr>
                <w:b w:val="1"/>
                <w:sz w:val="20"/>
                <w:szCs w:val="20"/>
              </w:rPr>
            </w:pPr>
            <w:r w:rsidDel="00000000" w:rsidR="00000000" w:rsidRPr="00000000">
              <w:rPr>
                <w:b w:val="1"/>
                <w:sz w:val="20"/>
                <w:szCs w:val="20"/>
                <w:rtl w:val="0"/>
              </w:rPr>
              <w:t xml:space="preserve">Requirements:</w:t>
            </w:r>
          </w:p>
        </w:tc>
        <w:tc>
          <w:tcPr>
            <w:shd w:fill="d9d9d9"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contextualSpacing w:val="0"/>
              <w:rPr>
                <w:b w:val="1"/>
                <w:sz w:val="20"/>
                <w:szCs w:val="20"/>
              </w:rPr>
            </w:pPr>
            <w:r w:rsidDel="00000000" w:rsidR="00000000" w:rsidRPr="00000000">
              <w:rPr>
                <w:b w:val="1"/>
                <w:sz w:val="20"/>
                <w:szCs w:val="20"/>
                <w:rtl w:val="0"/>
              </w:rPr>
              <w:t xml:space="preserve">Date due</w:t>
            </w:r>
          </w:p>
        </w:tc>
      </w:tr>
      <w:tr>
        <w:tc>
          <w:tcPr>
            <w:shd w:fill="auto" w:val="clear"/>
            <w:tcMar>
              <w:top w:w="100.0" w:type="dxa"/>
              <w:left w:w="100.0" w:type="dxa"/>
              <w:bottom w:w="100.0" w:type="dxa"/>
              <w:right w:w="100.0" w:type="dxa"/>
            </w:tcMar>
          </w:tcPr>
          <w:p w:rsidR="00000000" w:rsidDel="00000000" w:rsidP="00000000" w:rsidRDefault="00000000" w:rsidRPr="00000000" w14:paraId="00000026">
            <w:pPr>
              <w:numPr>
                <w:ilvl w:val="0"/>
                <w:numId w:val="2"/>
              </w:numPr>
              <w:spacing w:line="240" w:lineRule="auto"/>
              <w:ind w:left="467" w:hanging="425"/>
              <w:contextualSpacing w:val="1"/>
              <w:rPr>
                <w:sz w:val="20"/>
                <w:szCs w:val="20"/>
              </w:rPr>
            </w:pPr>
            <w:r w:rsidDel="00000000" w:rsidR="00000000" w:rsidRPr="00000000">
              <w:rPr>
                <w:sz w:val="20"/>
                <w:szCs w:val="20"/>
                <w:rtl w:val="0"/>
              </w:rPr>
              <w:t xml:space="preserve">Introduction</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contextualSpacing w:val="0"/>
              <w:rPr>
                <w:sz w:val="20"/>
                <w:szCs w:val="20"/>
              </w:rPr>
            </w:pPr>
            <w:r w:rsidDel="00000000" w:rsidR="00000000" w:rsidRPr="00000000">
              <w:rPr>
                <w:sz w:val="20"/>
                <w:szCs w:val="20"/>
                <w:rtl w:val="0"/>
              </w:rPr>
              <w:t xml:space="preserve">A short synopsis outlining the business, who we are targeting and why we are targeting those consumers. </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contextualSpacing w:val="0"/>
              <w:rPr>
                <w:sz w:val="20"/>
                <w:szCs w:val="20"/>
              </w:rPr>
            </w:pPr>
            <w:r w:rsidDel="00000000" w:rsidR="00000000" w:rsidRPr="00000000">
              <w:rPr>
                <w:sz w:val="20"/>
                <w:szCs w:val="20"/>
                <w:rtl w:val="0"/>
              </w:rPr>
              <w:t xml:space="preserve">17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029">
            <w:pPr>
              <w:numPr>
                <w:ilvl w:val="0"/>
                <w:numId w:val="2"/>
              </w:numPr>
              <w:spacing w:line="240" w:lineRule="auto"/>
              <w:ind w:left="467" w:hanging="425"/>
              <w:contextualSpacing w:val="1"/>
              <w:rPr>
                <w:sz w:val="20"/>
                <w:szCs w:val="20"/>
              </w:rPr>
            </w:pPr>
            <w:r w:rsidDel="00000000" w:rsidR="00000000" w:rsidRPr="00000000">
              <w:rPr>
                <w:sz w:val="20"/>
                <w:szCs w:val="20"/>
                <w:rtl w:val="0"/>
              </w:rPr>
              <w:t xml:space="preserve">Market Research / Competition</w:t>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contextualSpacing w:val="0"/>
              <w:rPr>
                <w:sz w:val="20"/>
                <w:szCs w:val="20"/>
              </w:rPr>
            </w:pPr>
            <w:r w:rsidDel="00000000" w:rsidR="00000000" w:rsidRPr="00000000">
              <w:rPr>
                <w:sz w:val="20"/>
                <w:szCs w:val="20"/>
                <w:rtl w:val="0"/>
              </w:rPr>
              <w:t xml:space="preserve">Market research on tutor figures, pricing of tutors, look at old tutoring models to see how they worked.</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contextualSpacing w:val="0"/>
              <w:rPr>
                <w:sz w:val="20"/>
                <w:szCs w:val="20"/>
              </w:rPr>
            </w:pPr>
            <w:r w:rsidDel="00000000" w:rsidR="00000000" w:rsidRPr="00000000">
              <w:rPr>
                <w:sz w:val="20"/>
                <w:szCs w:val="20"/>
                <w:rtl w:val="0"/>
              </w:rPr>
              <w:t xml:space="preserve">17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02C">
            <w:pPr>
              <w:numPr>
                <w:ilvl w:val="0"/>
                <w:numId w:val="2"/>
              </w:numPr>
              <w:spacing w:line="240" w:lineRule="auto"/>
              <w:ind w:left="467" w:hanging="425"/>
              <w:contextualSpacing w:val="1"/>
              <w:rPr>
                <w:sz w:val="20"/>
                <w:szCs w:val="20"/>
              </w:rPr>
            </w:pPr>
            <w:r w:rsidDel="00000000" w:rsidR="00000000" w:rsidRPr="00000000">
              <w:rPr>
                <w:sz w:val="20"/>
                <w:szCs w:val="20"/>
                <w:rtl w:val="0"/>
              </w:rPr>
              <w:t xml:space="preserve">Technical Requirements</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contextualSpacing w:val="0"/>
              <w:rPr>
                <w:sz w:val="20"/>
                <w:szCs w:val="20"/>
              </w:rPr>
            </w:pPr>
            <w:r w:rsidDel="00000000" w:rsidR="00000000" w:rsidRPr="00000000">
              <w:rPr>
                <w:sz w:val="20"/>
                <w:szCs w:val="20"/>
                <w:rtl w:val="0"/>
              </w:rPr>
              <w:t xml:space="preserve">What are the technical requirements needed in order to implement the idea.</w:t>
            </w:r>
          </w:p>
        </w:tc>
        <w:tc>
          <w:tcPr>
            <w:shd w:fill="auto" w:val="clear"/>
            <w:tcMar>
              <w:top w:w="100.0" w:type="dxa"/>
              <w:left w:w="100.0" w:type="dxa"/>
              <w:bottom w:w="100.0" w:type="dxa"/>
              <w:right w:w="100.0" w:type="dxa"/>
            </w:tcMar>
          </w:tcPr>
          <w:p w:rsidR="00000000" w:rsidDel="00000000" w:rsidP="00000000" w:rsidRDefault="00000000" w:rsidRPr="00000000" w14:paraId="0000002E">
            <w:pPr>
              <w:widowControl w:val="0"/>
              <w:spacing w:line="240" w:lineRule="auto"/>
              <w:contextualSpacing w:val="0"/>
              <w:rPr>
                <w:sz w:val="20"/>
                <w:szCs w:val="20"/>
              </w:rPr>
            </w:pPr>
            <w:r w:rsidDel="00000000" w:rsidR="00000000" w:rsidRPr="00000000">
              <w:rPr>
                <w:sz w:val="20"/>
                <w:szCs w:val="20"/>
                <w:rtl w:val="0"/>
              </w:rPr>
              <w:t xml:space="preserve">17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02F">
            <w:pPr>
              <w:numPr>
                <w:ilvl w:val="0"/>
                <w:numId w:val="2"/>
              </w:numPr>
              <w:spacing w:line="240" w:lineRule="auto"/>
              <w:ind w:left="467" w:hanging="425"/>
              <w:contextualSpacing w:val="1"/>
              <w:rPr>
                <w:sz w:val="20"/>
                <w:szCs w:val="20"/>
              </w:rPr>
            </w:pPr>
            <w:r w:rsidDel="00000000" w:rsidR="00000000" w:rsidRPr="00000000">
              <w:rPr>
                <w:sz w:val="20"/>
                <w:szCs w:val="20"/>
                <w:rtl w:val="0"/>
              </w:rPr>
              <w:t xml:space="preserve">Investment /Sustainability </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spacing w:line="240" w:lineRule="auto"/>
              <w:contextualSpacing w:val="0"/>
              <w:jc w:val="both"/>
              <w:rPr>
                <w:sz w:val="20"/>
                <w:szCs w:val="20"/>
              </w:rPr>
            </w:pPr>
            <w:r w:rsidDel="00000000" w:rsidR="00000000" w:rsidRPr="00000000">
              <w:rPr>
                <w:sz w:val="20"/>
                <w:szCs w:val="20"/>
                <w:rtl w:val="0"/>
              </w:rPr>
              <w:t xml:space="preserve">How will the project be financed (charitable status, sponsorship from supermarkets etc.)</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spacing w:line="240" w:lineRule="auto"/>
              <w:contextualSpacing w:val="0"/>
              <w:rPr>
                <w:sz w:val="20"/>
                <w:szCs w:val="20"/>
              </w:rPr>
            </w:pPr>
            <w:r w:rsidDel="00000000" w:rsidR="00000000" w:rsidRPr="00000000">
              <w:rPr>
                <w:sz w:val="20"/>
                <w:szCs w:val="20"/>
                <w:rtl w:val="0"/>
              </w:rPr>
              <w:t xml:space="preserve">17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032">
            <w:pPr>
              <w:numPr>
                <w:ilvl w:val="0"/>
                <w:numId w:val="2"/>
              </w:numPr>
              <w:spacing w:line="240" w:lineRule="auto"/>
              <w:ind w:left="467" w:hanging="425"/>
              <w:contextualSpacing w:val="1"/>
              <w:rPr>
                <w:sz w:val="20"/>
                <w:szCs w:val="20"/>
              </w:rPr>
            </w:pPr>
            <w:r w:rsidDel="00000000" w:rsidR="00000000" w:rsidRPr="00000000">
              <w:rPr>
                <w:sz w:val="20"/>
                <w:szCs w:val="20"/>
                <w:rtl w:val="0"/>
              </w:rPr>
              <w:t xml:space="preserve">Pros / Cons</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contextualSpacing w:val="0"/>
              <w:rPr>
                <w:sz w:val="20"/>
                <w:szCs w:val="20"/>
              </w:rPr>
            </w:pPr>
            <w:r w:rsidDel="00000000" w:rsidR="00000000" w:rsidRPr="00000000">
              <w:rPr>
                <w:sz w:val="20"/>
                <w:szCs w:val="20"/>
                <w:rtl w:val="0"/>
              </w:rPr>
              <w:t xml:space="preserve">What are the pros and cons</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contextualSpacing w:val="0"/>
              <w:rPr>
                <w:sz w:val="20"/>
                <w:szCs w:val="20"/>
              </w:rPr>
            </w:pPr>
            <w:r w:rsidDel="00000000" w:rsidR="00000000" w:rsidRPr="00000000">
              <w:rPr>
                <w:sz w:val="20"/>
                <w:szCs w:val="20"/>
                <w:rtl w:val="0"/>
              </w:rPr>
              <w:t xml:space="preserve">17 October 2017</w:t>
            </w:r>
          </w:p>
        </w:tc>
      </w:tr>
    </w:tbl>
    <w:p w:rsidR="00000000" w:rsidDel="00000000" w:rsidP="00000000" w:rsidRDefault="00000000" w:rsidRPr="00000000" w14:paraId="00000035">
      <w:pPr>
        <w:contextualSpacing w:val="0"/>
        <w:rPr>
          <w:b w:val="1"/>
          <w:u w:val="single"/>
        </w:rPr>
      </w:pPr>
      <w:r w:rsidDel="00000000" w:rsidR="00000000" w:rsidRPr="00000000">
        <w:rPr>
          <w:rtl w:val="0"/>
        </w:rPr>
      </w:r>
    </w:p>
    <w:p w:rsidR="00000000" w:rsidDel="00000000" w:rsidP="00000000" w:rsidRDefault="00000000" w:rsidRPr="00000000" w14:paraId="00000036">
      <w:pPr>
        <w:contextualSpacing w:val="0"/>
        <w:rPr>
          <w:b w:val="1"/>
          <w:u w:val="single"/>
        </w:rPr>
      </w:pPr>
      <w:r w:rsidDel="00000000" w:rsidR="00000000" w:rsidRPr="00000000">
        <w:rPr>
          <w:rtl w:val="0"/>
        </w:rPr>
      </w:r>
    </w:p>
    <w:p w:rsidR="00000000" w:rsidDel="00000000" w:rsidP="00000000" w:rsidRDefault="00000000" w:rsidRPr="00000000" w14:paraId="00000037">
      <w:pPr>
        <w:contextualSpacing w:val="0"/>
        <w:rPr>
          <w:b w:val="1"/>
          <w:u w:val="single"/>
        </w:rPr>
      </w:pPr>
      <w:r w:rsidDel="00000000" w:rsidR="00000000" w:rsidRPr="00000000">
        <w:rPr>
          <w:rtl w:val="0"/>
        </w:rPr>
      </w:r>
    </w:p>
    <w:p w:rsidR="00000000" w:rsidDel="00000000" w:rsidP="00000000" w:rsidRDefault="00000000" w:rsidRPr="00000000" w14:paraId="00000038">
      <w:pPr>
        <w:contextualSpacing w:val="0"/>
        <w:rPr>
          <w:b w:val="1"/>
          <w:u w:val="single"/>
        </w:rPr>
      </w:pPr>
      <w:r w:rsidDel="00000000" w:rsidR="00000000" w:rsidRPr="00000000">
        <w:rPr>
          <w:b w:val="1"/>
          <w:u w:val="single"/>
          <w:rtl w:val="0"/>
        </w:rPr>
        <w:t xml:space="preserve">Brainstorming of potential projects:</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jc w:val="center"/>
        <w:rPr/>
      </w:pPr>
      <w:r w:rsidDel="00000000" w:rsidR="00000000" w:rsidRPr="00000000">
        <w:rPr/>
        <w:drawing>
          <wp:inline distB="0" distT="0" distL="0" distR="0">
            <wp:extent cx="3035953" cy="4446396"/>
            <wp:effectExtent b="-679821" l="730621" r="730621" t="-679821"/>
            <wp:docPr descr="../../../../Downloads/drive-download-20171010T121411Z-001/brainstorm2.jpeg" id="11" name="image25.jpg"/>
            <a:graphic>
              <a:graphicData uri="http://schemas.openxmlformats.org/drawingml/2006/picture">
                <pic:pic>
                  <pic:nvPicPr>
                    <pic:cNvPr descr="../../../../Downloads/drive-download-20171010T121411Z-001/brainstorm2.jpeg" id="0" name="image25.jpg"/>
                    <pic:cNvPicPr preferRelativeResize="0"/>
                  </pic:nvPicPr>
                  <pic:blipFill>
                    <a:blip r:embed="rId7"/>
                    <a:srcRect b="0" l="0" r="0" t="17694"/>
                    <a:stretch>
                      <a:fillRect/>
                    </a:stretch>
                  </pic:blipFill>
                  <pic:spPr>
                    <a:xfrm rot="16200000">
                      <a:off x="0" y="0"/>
                      <a:ext cx="3035953" cy="4446396"/>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r>
    </w:p>
    <w:p w:rsidR="00000000" w:rsidDel="00000000" w:rsidP="00000000" w:rsidRDefault="00000000" w:rsidRPr="00000000" w14:paraId="0000003F">
      <w:pPr>
        <w:contextualSpacing w:val="0"/>
        <w:jc w:val="center"/>
        <w:rPr/>
      </w:pPr>
      <w:r w:rsidDel="00000000" w:rsidR="00000000" w:rsidRPr="00000000">
        <w:rPr/>
        <w:drawing>
          <wp:inline distB="0" distT="0" distL="0" distR="0">
            <wp:extent cx="2562225" cy="4881563"/>
            <wp:effectExtent b="-1134268" l="1185069" r="1185069" t="-1134268"/>
            <wp:docPr descr="../../../../Google%20Drive/Software%20Projects%202017-18/Brainstorm3.jpeg" id="10" name="image24.jpg"/>
            <a:graphic>
              <a:graphicData uri="http://schemas.openxmlformats.org/drawingml/2006/picture">
                <pic:pic>
                  <pic:nvPicPr>
                    <pic:cNvPr descr="../../../../Google%20Drive/Software%20Projects%202017-18/Brainstorm3.jpeg" id="0" name="image24.jpg"/>
                    <pic:cNvPicPr preferRelativeResize="0"/>
                  </pic:nvPicPr>
                  <pic:blipFill>
                    <a:blip r:embed="rId8"/>
                    <a:srcRect b="5423" l="0" r="0" t="0"/>
                    <a:stretch>
                      <a:fillRect/>
                    </a:stretch>
                  </pic:blipFill>
                  <pic:spPr>
                    <a:xfrm rot="16200000">
                      <a:off x="0" y="0"/>
                      <a:ext cx="2562225" cy="488156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jc w:val="center"/>
        <w:rPr/>
      </w:pPr>
      <w:bookmarkStart w:colFirst="0" w:colLast="0" w:name="_gjdgxs" w:id="0"/>
      <w:bookmarkEnd w:id="0"/>
      <w:r w:rsidDel="00000000" w:rsidR="00000000" w:rsidRPr="00000000">
        <w:rPr/>
        <w:drawing>
          <wp:inline distB="0" distT="0" distL="0" distR="0">
            <wp:extent cx="3670920" cy="4868455"/>
            <wp:effectExtent b="-573367" l="624167" r="624167" t="-573367"/>
            <wp:docPr descr="../../../Brainstorm4.jpeg" id="12" name="image26.jpg"/>
            <a:graphic>
              <a:graphicData uri="http://schemas.openxmlformats.org/drawingml/2006/picture">
                <pic:pic>
                  <pic:nvPicPr>
                    <pic:cNvPr descr="../../../Brainstorm4.jpeg" id="0" name="image26.jpg"/>
                    <pic:cNvPicPr preferRelativeResize="0"/>
                  </pic:nvPicPr>
                  <pic:blipFill>
                    <a:blip r:embed="rId9"/>
                    <a:srcRect b="0" l="0" r="0" t="5563"/>
                    <a:stretch>
                      <a:fillRect/>
                    </a:stretch>
                  </pic:blipFill>
                  <pic:spPr>
                    <a:xfrm rot="16200000">
                      <a:off x="0" y="0"/>
                      <a:ext cx="3670920" cy="48684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contextualSpacing w:val="0"/>
        <w:jc w:val="center"/>
        <w:rPr>
          <w:b w:val="1"/>
        </w:rPr>
      </w:pPr>
      <w:r w:rsidDel="00000000" w:rsidR="00000000" w:rsidRPr="00000000">
        <w:rPr>
          <w:b w:val="1"/>
          <w:rtl w:val="0"/>
        </w:rPr>
        <w:t xml:space="preserve">FINDING USERS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b w:val="1"/>
          <w:color w:val="00ff00"/>
          <w:u w:val="single"/>
        </w:rPr>
      </w:pPr>
      <w:r w:rsidDel="00000000" w:rsidR="00000000" w:rsidRPr="00000000">
        <w:rPr>
          <w:b w:val="1"/>
          <w:color w:val="00ff00"/>
          <w:u w:val="single"/>
          <w:rtl w:val="0"/>
        </w:rPr>
        <w:t xml:space="preserve">How would we find users to discuss your project idea with?</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contextualSpacing w:val="0"/>
        <w:jc w:val="center"/>
        <w:rPr>
          <w:b w:val="1"/>
        </w:rPr>
      </w:pPr>
      <w:r w:rsidDel="00000000" w:rsidR="00000000" w:rsidRPr="00000000">
        <w:rPr>
          <w:b w:val="1"/>
          <w:rtl w:val="0"/>
        </w:rPr>
        <w:t xml:space="preserve">PROBLEM STATEMENT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contextualSpacing w:val="0"/>
        <w:rPr>
          <w:b w:val="1"/>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A tool to assist “</w:t>
      </w:r>
      <w:r w:rsidDel="00000000" w:rsidR="00000000" w:rsidRPr="00000000">
        <w:rPr>
          <w:i w:val="1"/>
          <w:rtl w:val="0"/>
        </w:rPr>
        <w:t xml:space="preserve">children who are struggling with their learning</w:t>
      </w:r>
      <w:r w:rsidDel="00000000" w:rsidR="00000000" w:rsidRPr="00000000">
        <w:rPr>
          <w:rtl w:val="0"/>
        </w:rPr>
        <w:t xml:space="preserve">” this can include but is not limited to language assistance, subject assistance (help with maths, reading, science etc.).</w:t>
      </w:r>
    </w:p>
    <w:p w:rsidR="00000000" w:rsidDel="00000000" w:rsidP="00000000" w:rsidRDefault="00000000" w:rsidRPr="00000000" w14:paraId="00000052">
      <w:pPr>
        <w:spacing w:before="240" w:line="261" w:lineRule="auto"/>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contextualSpacing w:val="0"/>
        <w:jc w:val="center"/>
        <w:rPr>
          <w:b w:val="1"/>
        </w:rPr>
      </w:pPr>
      <w:r w:rsidDel="00000000" w:rsidR="00000000" w:rsidRPr="00000000">
        <w:rPr>
          <w:b w:val="1"/>
          <w:rtl w:val="0"/>
        </w:rPr>
        <w:t xml:space="preserve">INSPIRATION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contextualSpacing w:val="0"/>
        <w:rPr>
          <w:b w:val="1"/>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tl w:val="0"/>
        </w:rPr>
        <w:t xml:space="preserve">Tinder - log in with various accounts, syncs your profiles and preferences, easy to use, can “swipe to like”, (we can use the login syncing aspect of Tinder, possibly the swipe aspect)</w:t>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tl w:val="0"/>
        </w:rPr>
        <w:t xml:space="preserve">Amazon prime - go on website, has a pointer system so you can see locations and has a rating system that tells you whether it is cheap or expensive.</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tl w:val="0"/>
        </w:rPr>
        <w:t xml:space="preserve">Mystery shopper - Market research app - you can pick a task and go to via a map inspiration </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pPr>
      <w:r w:rsidDel="00000000" w:rsidR="00000000" w:rsidRPr="00000000">
        <w:rPr>
          <w:rtl w:val="0"/>
        </w:rPr>
        <w:t xml:space="preserve">Quick - home help system matching students and elderly people - interactive map interface is easily accessible, voice recognition, rating system</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pPr>
      <w:r w:rsidDel="00000000" w:rsidR="00000000" w:rsidRPr="00000000">
        <w:rPr>
          <w:rtl w:val="0"/>
        </w:rPr>
        <w:t xml:space="preserve">[tick box]</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tl w:val="0"/>
        </w:rPr>
        <w:t xml:space="preserve">hand in - take screenshots of hand in </w:t>
      </w:r>
    </w:p>
    <w:p w:rsidR="00000000" w:rsidDel="00000000" w:rsidP="00000000" w:rsidRDefault="00000000" w:rsidRPr="00000000" w14:paraId="0000006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2">
      <w:pPr>
        <w:contextualSpacing w:val="0"/>
        <w:jc w:val="center"/>
        <w:rPr>
          <w:b w:val="1"/>
        </w:rPr>
      </w:pPr>
      <w:r w:rsidDel="00000000" w:rsidR="00000000" w:rsidRPr="00000000">
        <w:rPr>
          <w:b w:val="1"/>
          <w:rtl w:val="0"/>
        </w:rPr>
        <w:t xml:space="preserve">IDEA EXPRESSION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contextualSpacing w:val="0"/>
        <w:rPr>
          <w:b w:val="1"/>
        </w:rPr>
      </w:pPr>
      <w:r w:rsidDel="00000000" w:rsidR="00000000" w:rsidRPr="00000000">
        <w:rPr>
          <w:rtl w:val="0"/>
        </w:rPr>
      </w:r>
    </w:p>
    <w:p w:rsidR="00000000" w:rsidDel="00000000" w:rsidP="00000000" w:rsidRDefault="00000000" w:rsidRPr="00000000" w14:paraId="00000064">
      <w:pPr>
        <w:contextualSpacing w:val="0"/>
        <w:rPr>
          <w:i w:val="1"/>
        </w:rPr>
      </w:pPr>
      <w:r w:rsidDel="00000000" w:rsidR="00000000" w:rsidRPr="00000000">
        <w:rPr>
          <w:i w:val="1"/>
          <w:rtl w:val="0"/>
        </w:rPr>
        <w:t xml:space="preserve">Solve the education need for children who may have a gap in their learning.</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contextualSpacing w:val="0"/>
        <w:jc w:val="center"/>
        <w:rPr>
          <w:b w:val="1"/>
        </w:rPr>
      </w:pPr>
      <w:r w:rsidDel="00000000" w:rsidR="00000000" w:rsidRPr="00000000">
        <w:rPr>
          <w:b w:val="1"/>
          <w:rtl w:val="0"/>
        </w:rPr>
        <w:t xml:space="preserve">CUSTOMER DEFINITION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contextualSpacing w:val="0"/>
        <w:rPr>
          <w:b w:val="1"/>
        </w:rPr>
      </w:pPr>
      <w:r w:rsidDel="00000000" w:rsidR="00000000" w:rsidRPr="00000000">
        <w:rPr>
          <w:rtl w:val="0"/>
        </w:rPr>
      </w:r>
    </w:p>
    <w:p w:rsidR="00000000" w:rsidDel="00000000" w:rsidP="00000000" w:rsidRDefault="00000000" w:rsidRPr="00000000" w14:paraId="00000069">
      <w:pPr>
        <w:contextualSpacing w:val="0"/>
        <w:rPr>
          <w:u w:val="single"/>
        </w:rPr>
      </w:pPr>
      <w:r w:rsidDel="00000000" w:rsidR="00000000" w:rsidRPr="00000000">
        <w:rPr>
          <w:u w:val="single"/>
          <w:rtl w:val="0"/>
        </w:rPr>
        <w:t xml:space="preserve">Groups of people that will be using our system:</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Teaching (Tutors): University Students</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Taught (Tutee): Children (9 -16: year 5 up to GCSE), </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Other main users: Parents of tutee, Schools</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contextualSpacing w:val="0"/>
        <w:jc w:val="center"/>
        <w:rPr>
          <w:b w:val="1"/>
        </w:rPr>
      </w:pPr>
      <w:r w:rsidDel="00000000" w:rsidR="00000000" w:rsidRPr="00000000">
        <w:rPr>
          <w:rtl w:val="0"/>
        </w:rPr>
      </w:r>
    </w:p>
    <w:p w:rsidR="00000000" w:rsidDel="00000000" w:rsidP="00000000" w:rsidRDefault="00000000" w:rsidRPr="00000000" w14:paraId="00000073">
      <w:pPr>
        <w:contextualSpacing w:val="0"/>
        <w:jc w:val="center"/>
        <w:rPr>
          <w:b w:val="1"/>
        </w:rPr>
      </w:pPr>
      <w:r w:rsidDel="00000000" w:rsidR="00000000" w:rsidRPr="00000000">
        <w:rPr>
          <w:b w:val="1"/>
          <w:rtl w:val="0"/>
        </w:rPr>
        <w:t xml:space="preserve">PERSONAS</w:t>
      </w:r>
    </w:p>
    <w:p w:rsidR="00000000" w:rsidDel="00000000" w:rsidP="00000000" w:rsidRDefault="00000000" w:rsidRPr="00000000" w14:paraId="00000074">
      <w:pPr>
        <w:contextualSpacing w:val="0"/>
        <w:jc w:val="center"/>
        <w:rPr>
          <w:b w:val="1"/>
        </w:rPr>
      </w:pPr>
      <w:r w:rsidDel="00000000" w:rsidR="00000000" w:rsidRPr="00000000">
        <w:rPr>
          <w:rtl w:val="0"/>
        </w:rPr>
      </w:r>
    </w:p>
    <w:p w:rsidR="00000000" w:rsidDel="00000000" w:rsidP="00000000" w:rsidRDefault="00000000" w:rsidRPr="00000000" w14:paraId="00000075">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contextualSpacing w:val="0"/>
        <w:jc w:val="center"/>
        <w:rPr>
          <w:b w:val="1"/>
        </w:rPr>
      </w:pPr>
      <w:r w:rsidDel="00000000" w:rsidR="00000000" w:rsidRPr="00000000">
        <w:rPr>
          <w:rtl w:val="0"/>
        </w:rPr>
      </w:r>
    </w:p>
    <w:p w:rsidR="00000000" w:rsidDel="00000000" w:rsidP="00000000" w:rsidRDefault="00000000" w:rsidRPr="00000000" w14:paraId="00000077">
      <w:pPr>
        <w:contextualSpacing w:val="0"/>
        <w:jc w:val="left"/>
        <w:rPr>
          <w:b w:val="1"/>
        </w:rPr>
      </w:pPr>
      <w:r w:rsidDel="00000000" w:rsidR="00000000" w:rsidRPr="00000000">
        <w:rPr>
          <w:rtl w:val="0"/>
        </w:rPr>
      </w:r>
    </w:p>
    <w:tbl>
      <w:tblPr>
        <w:tblStyle w:val="Table3"/>
        <w:tblW w:w="9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8"/>
        <w:gridCol w:w="6687"/>
        <w:tblGridChange w:id="0">
          <w:tblGrid>
            <w:gridCol w:w="2558"/>
            <w:gridCol w:w="6687"/>
          </w:tblGrid>
        </w:tblGridChange>
      </w:tblGrid>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78">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Persona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School child</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7A">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Photo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drawing>
                <wp:inline distB="114300" distT="114300" distL="114300" distR="114300">
                  <wp:extent cx="2255892" cy="1509713"/>
                  <wp:effectExtent b="0" l="0" r="0" t="0"/>
                  <wp:docPr id="13"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2255892" cy="1509713"/>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7C">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Fictional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Jimmy Stone</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7E">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Job title /major responsibilities: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School student</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80">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Demographics: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1">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Age 12 (UK)</w:t>
            </w:r>
          </w:p>
          <w:p w:rsidR="00000000" w:rsidDel="00000000" w:rsidP="00000000" w:rsidRDefault="00000000" w:rsidRPr="00000000" w14:paraId="00000082">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Male</w:t>
            </w:r>
          </w:p>
          <w:p w:rsidR="00000000" w:rsidDel="00000000" w:rsidP="00000000" w:rsidRDefault="00000000" w:rsidRPr="00000000" w14:paraId="00000083">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Lives at home with Mum, Dad &amp; younger Sister</w:t>
            </w:r>
          </w:p>
          <w:p w:rsidR="00000000" w:rsidDel="00000000" w:rsidP="00000000" w:rsidRDefault="00000000" w:rsidRPr="00000000" w14:paraId="00000084">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Goes to secondary school</w:t>
            </w:r>
          </w:p>
        </w:tc>
      </w:tr>
      <w:tr>
        <w:trPr>
          <w:trHeight w:val="540" w:hRule="atLeast"/>
        </w:trP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85">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Goals and tasks:</w:t>
            </w:r>
          </w:p>
        </w:tc>
        <w:tc>
          <w:tcPr/>
          <w:p w:rsidR="00000000" w:rsidDel="00000000" w:rsidP="00000000" w:rsidRDefault="00000000" w:rsidRPr="00000000" w14:paraId="00000086">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jc w:val="both"/>
              <w:rPr/>
            </w:pPr>
            <w:r w:rsidDel="00000000" w:rsidR="00000000" w:rsidRPr="00000000">
              <w:rPr>
                <w:rtl w:val="0"/>
              </w:rPr>
              <w:t xml:space="preserve">Jimmy is Year 8 and is struggling at school with his Maths homework, he wants to do well at school but just needs some additional help with his schoolwork.  His parents struggle to help him because they have gaps in their knowledge.</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87">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Environment</w:t>
            </w:r>
          </w:p>
        </w:tc>
        <w:tc>
          <w:tcPr/>
          <w:p w:rsidR="00000000" w:rsidDel="00000000" w:rsidP="00000000" w:rsidRDefault="00000000" w:rsidRPr="00000000" w14:paraId="00000088">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Jack is a competent user of mobile phone devices and carries his mobile phone everywhere he goes.  He has access to WIFI and has apps that use GPS location services.</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89">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Quote: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“I really need some extra help with my schoolwork”</w:t>
            </w:r>
          </w:p>
        </w:tc>
      </w:tr>
    </w:tbl>
    <w:p w:rsidR="00000000" w:rsidDel="00000000" w:rsidP="00000000" w:rsidRDefault="00000000" w:rsidRPr="00000000" w14:paraId="0000008B">
      <w:pPr>
        <w:spacing w:before="240" w:line="261" w:lineRule="auto"/>
        <w:contextualSpacing w:val="0"/>
        <w:rPr/>
      </w:pPr>
      <w:r w:rsidDel="00000000" w:rsidR="00000000" w:rsidRPr="00000000">
        <w:rPr>
          <w:rtl w:val="0"/>
        </w:rPr>
      </w:r>
    </w:p>
    <w:p w:rsidR="00000000" w:rsidDel="00000000" w:rsidP="00000000" w:rsidRDefault="00000000" w:rsidRPr="00000000" w14:paraId="0000008C">
      <w:pPr>
        <w:spacing w:before="240" w:line="261" w:lineRule="auto"/>
        <w:contextualSpacing w:val="0"/>
        <w:rPr/>
      </w:pPr>
      <w:r w:rsidDel="00000000" w:rsidR="00000000" w:rsidRPr="00000000">
        <w:rPr>
          <w:rtl w:val="0"/>
        </w:rPr>
      </w:r>
    </w:p>
    <w:p w:rsidR="00000000" w:rsidDel="00000000" w:rsidP="00000000" w:rsidRDefault="00000000" w:rsidRPr="00000000" w14:paraId="0000008D">
      <w:pPr>
        <w:spacing w:before="240" w:line="261" w:lineRule="auto"/>
        <w:contextualSpacing w:val="0"/>
        <w:rPr/>
      </w:pPr>
      <w:r w:rsidDel="00000000" w:rsidR="00000000" w:rsidRPr="00000000">
        <w:rPr>
          <w:rtl w:val="0"/>
        </w:rPr>
      </w:r>
    </w:p>
    <w:tbl>
      <w:tblPr>
        <w:tblStyle w:val="Table4"/>
        <w:tblW w:w="9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8"/>
        <w:gridCol w:w="6687"/>
        <w:tblGridChange w:id="0">
          <w:tblGrid>
            <w:gridCol w:w="2558"/>
            <w:gridCol w:w="6687"/>
          </w:tblGrid>
        </w:tblGridChange>
      </w:tblGrid>
      <w:tr>
        <w:tc>
          <w:tcPr>
            <w:shd w:fill="a5a5a5" w:val="clear"/>
          </w:tcPr>
          <w:p w:rsidR="00000000" w:rsidDel="00000000" w:rsidP="00000000" w:rsidRDefault="00000000" w:rsidRPr="00000000" w14:paraId="0000008E">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Persona</w:t>
            </w:r>
          </w:p>
        </w:tc>
        <w:tc>
          <w:tcPr/>
          <w:p w:rsidR="00000000" w:rsidDel="00000000" w:rsidP="00000000" w:rsidRDefault="00000000" w:rsidRPr="00000000" w14:paraId="0000008F">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School child</w:t>
            </w:r>
          </w:p>
        </w:tc>
      </w:tr>
      <w:tr>
        <w:tc>
          <w:tcPr>
            <w:shd w:fill="a5a5a5" w:val="clear"/>
          </w:tcPr>
          <w:p w:rsidR="00000000" w:rsidDel="00000000" w:rsidP="00000000" w:rsidRDefault="00000000" w:rsidRPr="00000000" w14:paraId="00000090">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Photo</w:t>
            </w:r>
          </w:p>
        </w:tc>
        <w:tc>
          <w:tcPr/>
          <w:p w:rsidR="00000000" w:rsidDel="00000000" w:rsidP="00000000" w:rsidRDefault="00000000" w:rsidRPr="00000000" w14:paraId="00000091">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r>
          </w:p>
        </w:tc>
      </w:tr>
      <w:tr>
        <w:tc>
          <w:tcPr>
            <w:shd w:fill="a5a5a5" w:val="clear"/>
          </w:tcPr>
          <w:p w:rsidR="00000000" w:rsidDel="00000000" w:rsidP="00000000" w:rsidRDefault="00000000" w:rsidRPr="00000000" w14:paraId="00000092">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Fictional name</w:t>
            </w:r>
          </w:p>
        </w:tc>
        <w:tc>
          <w:tcPr/>
          <w:p w:rsidR="00000000" w:rsidDel="00000000" w:rsidP="00000000" w:rsidRDefault="00000000" w:rsidRPr="00000000" w14:paraId="00000093">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Omar Syeed</w:t>
            </w:r>
          </w:p>
        </w:tc>
      </w:tr>
      <w:tr>
        <w:tc>
          <w:tcPr>
            <w:shd w:fill="a5a5a5" w:val="clear"/>
          </w:tcPr>
          <w:p w:rsidR="00000000" w:rsidDel="00000000" w:rsidP="00000000" w:rsidRDefault="00000000" w:rsidRPr="00000000" w14:paraId="00000094">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Job title /major responsibilities:</w:t>
            </w:r>
          </w:p>
        </w:tc>
        <w:tc>
          <w:tcPr/>
          <w:p w:rsidR="00000000" w:rsidDel="00000000" w:rsidP="00000000" w:rsidRDefault="00000000" w:rsidRPr="00000000" w14:paraId="00000095">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School student</w:t>
            </w:r>
          </w:p>
        </w:tc>
      </w:tr>
      <w:tr>
        <w:tc>
          <w:tcPr>
            <w:shd w:fill="a5a5a5" w:val="clear"/>
          </w:tcPr>
          <w:p w:rsidR="00000000" w:rsidDel="00000000" w:rsidP="00000000" w:rsidRDefault="00000000" w:rsidRPr="00000000" w14:paraId="00000096">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Demographics:</w:t>
            </w:r>
          </w:p>
        </w:tc>
        <w:tc>
          <w:tcPr/>
          <w:p w:rsidR="00000000" w:rsidDel="00000000" w:rsidP="00000000" w:rsidRDefault="00000000" w:rsidRPr="00000000" w14:paraId="00000097">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Age 12 (UK)</w:t>
            </w:r>
          </w:p>
          <w:p w:rsidR="00000000" w:rsidDel="00000000" w:rsidP="00000000" w:rsidRDefault="00000000" w:rsidRPr="00000000" w14:paraId="00000098">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(First language is: </w:t>
            </w:r>
          </w:p>
          <w:p w:rsidR="00000000" w:rsidDel="00000000" w:rsidP="00000000" w:rsidRDefault="00000000" w:rsidRPr="00000000" w14:paraId="00000099">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Lives at home</w:t>
            </w:r>
          </w:p>
          <w:p w:rsidR="00000000" w:rsidDel="00000000" w:rsidP="00000000" w:rsidRDefault="00000000" w:rsidRPr="00000000" w14:paraId="0000009A">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Goes to secondary school</w:t>
            </w:r>
          </w:p>
          <w:p w:rsidR="00000000" w:rsidDel="00000000" w:rsidP="00000000" w:rsidRDefault="00000000" w:rsidRPr="00000000" w14:paraId="0000009B">
            <w:pPr>
              <w:contextualSpacing w:val="0"/>
              <w:rPr/>
            </w:pPr>
            <w:r w:rsidDel="00000000" w:rsidR="00000000" w:rsidRPr="00000000">
              <w:rPr>
                <w:rtl w:val="0"/>
              </w:rPr>
              <w:t xml:space="preserve">9 -16: year 5 up to GCSE</w:t>
            </w:r>
          </w:p>
        </w:tc>
      </w:tr>
      <w:tr>
        <w:trPr>
          <w:trHeight w:val="540" w:hRule="atLeast"/>
        </w:trPr>
        <w:tc>
          <w:tcPr>
            <w:shd w:fill="a5a5a5" w:val="clear"/>
          </w:tcPr>
          <w:p w:rsidR="00000000" w:rsidDel="00000000" w:rsidP="00000000" w:rsidRDefault="00000000" w:rsidRPr="00000000" w14:paraId="0000009C">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Goals and tasks:</w:t>
            </w:r>
          </w:p>
        </w:tc>
        <w:tc>
          <w:tcPr/>
          <w:p w:rsidR="00000000" w:rsidDel="00000000" w:rsidP="00000000" w:rsidRDefault="00000000" w:rsidRPr="00000000" w14:paraId="0000009D">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jc w:val="both"/>
              <w:rPr/>
            </w:pPr>
            <w:r w:rsidDel="00000000" w:rsidR="00000000" w:rsidRPr="00000000">
              <w:rPr>
                <w:rtl w:val="0"/>
              </w:rPr>
            </w:r>
          </w:p>
        </w:tc>
      </w:tr>
      <w:tr>
        <w:tc>
          <w:tcPr>
            <w:shd w:fill="a5a5a5" w:val="clear"/>
          </w:tcPr>
          <w:p w:rsidR="00000000" w:rsidDel="00000000" w:rsidP="00000000" w:rsidRDefault="00000000" w:rsidRPr="00000000" w14:paraId="0000009E">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Environment</w:t>
            </w:r>
          </w:p>
        </w:tc>
        <w:tc>
          <w:tcPr/>
          <w:p w:rsidR="00000000" w:rsidDel="00000000" w:rsidP="00000000" w:rsidRDefault="00000000" w:rsidRPr="00000000" w14:paraId="0000009F">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r>
          </w:p>
        </w:tc>
      </w:tr>
      <w:tr>
        <w:tc>
          <w:tcPr>
            <w:shd w:fill="a5a5a5" w:val="clear"/>
          </w:tcPr>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Quote:</w:t>
            </w:r>
          </w:p>
        </w:tc>
        <w:tc>
          <w:tcPr/>
          <w:p w:rsidR="00000000" w:rsidDel="00000000" w:rsidP="00000000" w:rsidRDefault="00000000" w:rsidRPr="00000000" w14:paraId="000000A1">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r>
          </w:p>
        </w:tc>
      </w:tr>
    </w:tbl>
    <w:p w:rsidR="00000000" w:rsidDel="00000000" w:rsidP="00000000" w:rsidRDefault="00000000" w:rsidRPr="00000000" w14:paraId="000000A2">
      <w:pPr>
        <w:spacing w:before="240" w:line="261" w:lineRule="auto"/>
        <w:contextualSpacing w:val="0"/>
        <w:rPr/>
      </w:pPr>
      <w:r w:rsidDel="00000000" w:rsidR="00000000" w:rsidRPr="00000000">
        <w:rPr>
          <w:rtl w:val="0"/>
        </w:rPr>
      </w:r>
    </w:p>
    <w:p w:rsidR="00000000" w:rsidDel="00000000" w:rsidP="00000000" w:rsidRDefault="00000000" w:rsidRPr="00000000" w14:paraId="000000A3">
      <w:pPr>
        <w:spacing w:before="240" w:line="261" w:lineRule="auto"/>
        <w:contextualSpacing w:val="0"/>
        <w:rPr/>
      </w:pPr>
      <w:r w:rsidDel="00000000" w:rsidR="00000000" w:rsidRPr="00000000">
        <w:rPr>
          <w:rtl w:val="0"/>
        </w:rPr>
      </w:r>
    </w:p>
    <w:p w:rsidR="00000000" w:rsidDel="00000000" w:rsidP="00000000" w:rsidRDefault="00000000" w:rsidRPr="00000000" w14:paraId="000000A4">
      <w:pPr>
        <w:spacing w:before="240" w:line="261" w:lineRule="auto"/>
        <w:contextualSpacing w:val="0"/>
        <w:rPr/>
      </w:pPr>
      <w:r w:rsidDel="00000000" w:rsidR="00000000" w:rsidRPr="00000000">
        <w:rPr>
          <w:rtl w:val="0"/>
        </w:rPr>
      </w:r>
    </w:p>
    <w:p w:rsidR="00000000" w:rsidDel="00000000" w:rsidP="00000000" w:rsidRDefault="00000000" w:rsidRPr="00000000" w14:paraId="000000A5">
      <w:pPr>
        <w:spacing w:before="240" w:line="261" w:lineRule="auto"/>
        <w:contextualSpacing w:val="0"/>
        <w:rPr/>
      </w:pPr>
      <w:r w:rsidDel="00000000" w:rsidR="00000000" w:rsidRPr="00000000">
        <w:rPr>
          <w:rtl w:val="0"/>
        </w:rPr>
      </w:r>
    </w:p>
    <w:tbl>
      <w:tblPr>
        <w:tblStyle w:val="Table5"/>
        <w:tblW w:w="9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8"/>
        <w:gridCol w:w="6687"/>
        <w:tblGridChange w:id="0">
          <w:tblGrid>
            <w:gridCol w:w="2558"/>
            <w:gridCol w:w="6687"/>
          </w:tblGrid>
        </w:tblGridChange>
      </w:tblGrid>
      <w:tr>
        <w:tc>
          <w:tcPr>
            <w:shd w:fill="a5a5a5" w:val="clear"/>
          </w:tcPr>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Persona</w:t>
            </w:r>
          </w:p>
        </w:tc>
        <w:tc>
          <w:tcPr/>
          <w:p w:rsidR="00000000" w:rsidDel="00000000" w:rsidP="00000000" w:rsidRDefault="00000000" w:rsidRPr="00000000" w14:paraId="000000A7">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University student</w:t>
            </w:r>
          </w:p>
        </w:tc>
      </w:tr>
      <w:tr>
        <w:tc>
          <w:tcPr>
            <w:shd w:fill="a5a5a5" w:val="clear"/>
          </w:tcPr>
          <w:p w:rsidR="00000000" w:rsidDel="00000000" w:rsidP="00000000" w:rsidRDefault="00000000" w:rsidRPr="00000000" w14:paraId="000000A8">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Photo</w:t>
            </w:r>
          </w:p>
        </w:tc>
        <w:tc>
          <w:tcPr/>
          <w:p w:rsidR="00000000" w:rsidDel="00000000" w:rsidP="00000000" w:rsidRDefault="00000000" w:rsidRPr="00000000" w14:paraId="000000A9">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drawing>
                <wp:inline distB="0" distT="0" distL="0" distR="0">
                  <wp:extent cx="2224236" cy="1480128"/>
                  <wp:effectExtent b="0" l="0" r="0" t="0"/>
                  <wp:docPr id="15" name="image29.jpg"/>
                  <a:graphic>
                    <a:graphicData uri="http://schemas.openxmlformats.org/drawingml/2006/picture">
                      <pic:pic>
                        <pic:nvPicPr>
                          <pic:cNvPr id="0" name="image29.jpg"/>
                          <pic:cNvPicPr preferRelativeResize="0"/>
                        </pic:nvPicPr>
                        <pic:blipFill>
                          <a:blip r:embed="rId11"/>
                          <a:srcRect b="0" l="0" r="0" t="0"/>
                          <a:stretch>
                            <a:fillRect/>
                          </a:stretch>
                        </pic:blipFill>
                        <pic:spPr>
                          <a:xfrm>
                            <a:off x="0" y="0"/>
                            <a:ext cx="2224236" cy="1480128"/>
                          </a:xfrm>
                          <a:prstGeom prst="rect"/>
                          <a:ln/>
                        </pic:spPr>
                      </pic:pic>
                    </a:graphicData>
                  </a:graphic>
                </wp:inline>
              </w:drawing>
            </w:r>
            <w:r w:rsidDel="00000000" w:rsidR="00000000" w:rsidRPr="00000000">
              <w:rPr>
                <w:rtl w:val="0"/>
              </w:rPr>
            </w:r>
          </w:p>
        </w:tc>
      </w:tr>
      <w:tr>
        <w:tc>
          <w:tcPr>
            <w:shd w:fill="a5a5a5" w:val="clear"/>
          </w:tcPr>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Fictional name</w:t>
            </w:r>
          </w:p>
        </w:tc>
        <w:tc>
          <w:tcPr/>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Joey bloggs</w:t>
            </w:r>
          </w:p>
        </w:tc>
      </w:tr>
      <w:tr>
        <w:tc>
          <w:tcPr>
            <w:shd w:fill="a5a5a5" w:val="clear"/>
          </w:tcPr>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Job title /major responsibilities:</w:t>
            </w:r>
          </w:p>
        </w:tc>
        <w:tc>
          <w:tcPr/>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University student studying Philosophy</w:t>
            </w:r>
          </w:p>
        </w:tc>
      </w:tr>
      <w:tr>
        <w:tc>
          <w:tcPr>
            <w:shd w:fill="a5a5a5" w:val="clear"/>
          </w:tcPr>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Demographics:</w:t>
            </w:r>
          </w:p>
        </w:tc>
        <w:tc>
          <w:tcPr/>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Age 20</w:t>
            </w:r>
          </w:p>
        </w:tc>
      </w:tr>
      <w:tr>
        <w:trPr>
          <w:trHeight w:val="540" w:hRule="atLeast"/>
        </w:trPr>
        <w:tc>
          <w:tcPr>
            <w:shd w:fill="a5a5a5" w:val="clear"/>
          </w:tcPr>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Goals and tasks:</w:t>
            </w:r>
          </w:p>
        </w:tc>
        <w:tc>
          <w:tcPr/>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jc w:val="both"/>
              <w:rPr/>
            </w:pPr>
            <w:r w:rsidDel="00000000" w:rsidR="00000000" w:rsidRPr="00000000">
              <w:rPr>
                <w:rtl w:val="0"/>
              </w:rPr>
              <w:t xml:space="preserve">Wants to help children in his spare time and does not mind earning some extra money.</w:t>
            </w:r>
          </w:p>
        </w:tc>
      </w:tr>
      <w:tr>
        <w:tc>
          <w:tcPr>
            <w:shd w:fill="a5a5a5" w:val="clear"/>
          </w:tcPr>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Environment</w:t>
            </w:r>
          </w:p>
        </w:tc>
        <w:tc>
          <w:tcPr/>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Studies in university alot and has some free time on the weekends</w:t>
            </w:r>
          </w:p>
        </w:tc>
      </w:tr>
      <w:tr>
        <w:tc>
          <w:tcPr>
            <w:shd w:fill="a5a5a5" w:val="clear"/>
          </w:tcPr>
          <w:p w:rsidR="00000000" w:rsidDel="00000000" w:rsidP="00000000" w:rsidRDefault="00000000" w:rsidRPr="00000000" w14:paraId="000000B4">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Quote:</w:t>
            </w:r>
          </w:p>
        </w:tc>
        <w:tc>
          <w:tcPr/>
          <w:p w:rsidR="00000000" w:rsidDel="00000000" w:rsidP="00000000" w:rsidRDefault="00000000" w:rsidRPr="00000000" w14:paraId="000000B5">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r>
          </w:p>
        </w:tc>
      </w:tr>
    </w:tbl>
    <w:p w:rsidR="00000000" w:rsidDel="00000000" w:rsidP="00000000" w:rsidRDefault="00000000" w:rsidRPr="00000000" w14:paraId="000000B6">
      <w:pPr>
        <w:spacing w:before="240" w:line="261" w:lineRule="auto"/>
        <w:contextualSpacing w:val="0"/>
        <w:rPr/>
      </w:pP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jc w:val="center"/>
        <w:rPr>
          <w:b w:val="1"/>
        </w:rPr>
      </w:pPr>
      <w:r w:rsidDel="00000000" w:rsidR="00000000" w:rsidRPr="00000000">
        <w:rPr>
          <w:rtl w:val="0"/>
        </w:rPr>
      </w:r>
    </w:p>
    <w:tbl>
      <w:tblPr>
        <w:tblStyle w:val="Table6"/>
        <w:tblW w:w="9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8"/>
        <w:gridCol w:w="6687"/>
        <w:tblGridChange w:id="0">
          <w:tblGrid>
            <w:gridCol w:w="2558"/>
            <w:gridCol w:w="6687"/>
          </w:tblGrid>
        </w:tblGridChange>
      </w:tblGrid>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BA">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Persona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Parent</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BC">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Photo</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drawing>
                <wp:inline distB="0" distT="0" distL="0" distR="0">
                  <wp:extent cx="2224236" cy="1480128"/>
                  <wp:effectExtent b="0" l="0" r="0" t="0"/>
                  <wp:docPr id="14" name="image28.jpg"/>
                  <a:graphic>
                    <a:graphicData uri="http://schemas.openxmlformats.org/drawingml/2006/picture">
                      <pic:pic>
                        <pic:nvPicPr>
                          <pic:cNvPr id="0" name="image28.jpg"/>
                          <pic:cNvPicPr preferRelativeResize="0"/>
                        </pic:nvPicPr>
                        <pic:blipFill>
                          <a:blip r:embed="rId12"/>
                          <a:srcRect b="0" l="0" r="0" t="0"/>
                          <a:stretch>
                            <a:fillRect/>
                          </a:stretch>
                        </pic:blipFill>
                        <pic:spPr>
                          <a:xfrm>
                            <a:off x="0" y="0"/>
                            <a:ext cx="2224236" cy="1480128"/>
                          </a:xfrm>
                          <a:prstGeom prst="rect"/>
                          <a:ln/>
                        </pic:spPr>
                      </pic:pic>
                    </a:graphicData>
                  </a:graphic>
                </wp:inline>
              </w:drawing>
            </w:r>
            <w:r w:rsidDel="00000000" w:rsidR="00000000" w:rsidRPr="00000000">
              <w:rPr>
                <w:rtl w:val="0"/>
              </w:rPr>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BE">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Fictional name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      ]</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C0">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Job title /major responsibilities: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        ]</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C2">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Demographics: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pBdr>
                <w:top w:color="000000" w:space="0" w:sz="0" w:val="none"/>
                <w:left w:color="000000" w:space="0" w:sz="0" w:val="none"/>
                <w:bottom w:color="000000" w:space="0" w:sz="0" w:val="none"/>
                <w:right w:color="000000" w:space="0" w:sz="0" w:val="none"/>
                <w:between w:color="000000" w:space="0" w:sz="0" w:val="none"/>
              </w:pBdr>
              <w:spacing w:line="261" w:lineRule="auto"/>
              <w:contextualSpacing w:val="0"/>
              <w:rPr/>
            </w:pPr>
            <w:r w:rsidDel="00000000" w:rsidR="00000000" w:rsidRPr="00000000">
              <w:rPr>
                <w:rtl w:val="0"/>
              </w:rPr>
              <w:t xml:space="preserve">Age [] (UK)</w:t>
            </w:r>
          </w:p>
          <w:p w:rsidR="00000000" w:rsidDel="00000000" w:rsidP="00000000" w:rsidRDefault="00000000" w:rsidRPr="00000000" w14:paraId="000000C4">
            <w:pPr>
              <w:spacing w:line="240" w:lineRule="auto"/>
              <w:contextualSpacing w:val="0"/>
              <w:rPr/>
            </w:pPr>
            <w:r w:rsidDel="00000000" w:rsidR="00000000" w:rsidRPr="00000000">
              <w:rPr>
                <w:rtl w:val="0"/>
              </w:rPr>
            </w:r>
          </w:p>
        </w:tc>
      </w:tr>
      <w:tr>
        <w:trPr>
          <w:trHeight w:val="540" w:hRule="atLeast"/>
        </w:trP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C5">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Goals and tasks:</w:t>
            </w:r>
          </w:p>
        </w:tc>
        <w:tc>
          <w:tcPr/>
          <w:p w:rsidR="00000000" w:rsidDel="00000000" w:rsidP="00000000" w:rsidRDefault="00000000" w:rsidRPr="00000000" w14:paraId="000000C6">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jc w:val="both"/>
              <w:rPr/>
            </w:pPr>
            <w:r w:rsidDel="00000000" w:rsidR="00000000" w:rsidRPr="00000000">
              <w:rPr>
                <w:rtl w:val="0"/>
              </w:rPr>
              <w:t xml:space="preserve">[]</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C7">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Environment</w:t>
            </w:r>
          </w:p>
        </w:tc>
        <w:tc>
          <w:tcPr/>
          <w:p w:rsidR="00000000" w:rsidDel="00000000" w:rsidP="00000000" w:rsidRDefault="00000000" w:rsidRPr="00000000" w14:paraId="000000C8">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w:t>
            </w:r>
          </w:p>
        </w:tc>
      </w:tr>
      <w:tr>
        <w:tc>
          <w:tcPr>
            <w:tcBorders>
              <w:top w:color="000000" w:space="0" w:sz="4" w:val="single"/>
              <w:left w:color="000000" w:space="0" w:sz="4" w:val="single"/>
              <w:bottom w:color="000000" w:space="0" w:sz="4" w:val="single"/>
              <w:right w:color="000000" w:space="0" w:sz="4" w:val="single"/>
            </w:tcBorders>
            <w:shd w:fill="a5a5a5" w:val="clear"/>
            <w:tcMar>
              <w:top w:w="0.0" w:type="dxa"/>
              <w:left w:w="108.0" w:type="dxa"/>
              <w:bottom w:w="0.0" w:type="dxa"/>
              <w:right w:w="108.0" w:type="dxa"/>
            </w:tcMar>
          </w:tcPr>
          <w:p w:rsidR="00000000" w:rsidDel="00000000" w:rsidP="00000000" w:rsidRDefault="00000000" w:rsidRPr="00000000" w14:paraId="000000C9">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b w:val="1"/>
              </w:rPr>
            </w:pPr>
            <w:r w:rsidDel="00000000" w:rsidR="00000000" w:rsidRPr="00000000">
              <w:rPr>
                <w:b w:val="1"/>
                <w:rtl w:val="0"/>
              </w:rPr>
              <w:t xml:space="preserve">Quote: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pBdr>
                <w:top w:color="000000" w:space="0" w:sz="0" w:val="none"/>
                <w:left w:color="000000" w:space="0" w:sz="0" w:val="none"/>
                <w:bottom w:color="000000" w:space="0" w:sz="0" w:val="none"/>
                <w:right w:color="000000" w:space="0" w:sz="0" w:val="none"/>
                <w:between w:color="000000" w:space="0" w:sz="0" w:val="none"/>
              </w:pBdr>
              <w:spacing w:before="240" w:line="261" w:lineRule="auto"/>
              <w:contextualSpacing w:val="0"/>
              <w:rPr/>
            </w:pPr>
            <w:r w:rsidDel="00000000" w:rsidR="00000000" w:rsidRPr="00000000">
              <w:rPr>
                <w:rtl w:val="0"/>
              </w:rPr>
              <w:t xml:space="preserve">[]</w:t>
            </w:r>
          </w:p>
        </w:tc>
      </w:tr>
    </w:tbl>
    <w:p w:rsidR="00000000" w:rsidDel="00000000" w:rsidP="00000000" w:rsidRDefault="00000000" w:rsidRPr="00000000" w14:paraId="000000CB">
      <w:pPr>
        <w:spacing w:before="240" w:line="261" w:lineRule="auto"/>
        <w:contextualSpacing w:val="0"/>
        <w:rPr/>
      </w:pPr>
      <w:r w:rsidDel="00000000" w:rsidR="00000000" w:rsidRPr="00000000">
        <w:rPr>
          <w:rtl w:val="0"/>
        </w:rPr>
        <w:t xml:space="preserve">]</w:t>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r>
    </w:p>
    <w:p w:rsidR="00000000" w:rsidDel="00000000" w:rsidP="00000000" w:rsidRDefault="00000000" w:rsidRPr="00000000" w14:paraId="000000C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D0">
      <w:pPr>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1">
      <w:pPr>
        <w:contextualSpacing w:val="0"/>
        <w:rPr>
          <w:b w:val="1"/>
        </w:rPr>
      </w:pPr>
      <w:r w:rsidDel="00000000" w:rsidR="00000000" w:rsidRPr="00000000">
        <w:rPr>
          <w:rtl w:val="0"/>
        </w:rPr>
      </w:r>
    </w:p>
    <w:p w:rsidR="00000000" w:rsidDel="00000000" w:rsidP="00000000" w:rsidRDefault="00000000" w:rsidRPr="00000000" w14:paraId="000000D2">
      <w:pPr>
        <w:contextualSpacing w:val="0"/>
        <w:jc w:val="center"/>
        <w:rPr>
          <w:b w:val="1"/>
        </w:rPr>
      </w:pPr>
      <w:r w:rsidDel="00000000" w:rsidR="00000000" w:rsidRPr="00000000">
        <w:rPr>
          <w:b w:val="1"/>
          <w:rtl w:val="0"/>
        </w:rPr>
        <w:t xml:space="preserve">Week 3: The Project Concept</w:t>
      </w:r>
    </w:p>
    <w:p w:rsidR="00000000" w:rsidDel="00000000" w:rsidP="00000000" w:rsidRDefault="00000000" w:rsidRPr="00000000" w14:paraId="000000D3">
      <w:pPr>
        <w:contextualSpacing w:val="0"/>
        <w:rPr>
          <w:b w:val="1"/>
        </w:rPr>
      </w:pPr>
      <w:r w:rsidDel="00000000" w:rsidR="00000000" w:rsidRPr="00000000">
        <w:rPr>
          <w:rtl w:val="0"/>
        </w:rPr>
      </w:r>
    </w:p>
    <w:p w:rsidR="00000000" w:rsidDel="00000000" w:rsidP="00000000" w:rsidRDefault="00000000" w:rsidRPr="00000000" w14:paraId="000000D4">
      <w:pPr>
        <w:contextualSpacing w:val="0"/>
        <w:rPr>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5">
      <w:pPr>
        <w:contextualSpacing w:val="0"/>
        <w:rPr/>
      </w:pPr>
      <w:r w:rsidDel="00000000" w:rsidR="00000000" w:rsidRPr="00000000">
        <w:rPr>
          <w:rtl w:val="0"/>
        </w:rPr>
      </w:r>
    </w:p>
    <w:tbl>
      <w:tblPr>
        <w:tblStyle w:val="Table7"/>
        <w:tblW w:w="978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4646"/>
        <w:gridCol w:w="2126"/>
        <w:tblGridChange w:id="0">
          <w:tblGrid>
            <w:gridCol w:w="3009"/>
            <w:gridCol w:w="4646"/>
            <w:gridCol w:w="2126"/>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contextualSpacing w:val="0"/>
              <w:rPr>
                <w:b w:val="1"/>
                <w:sz w:val="20"/>
                <w:szCs w:val="20"/>
              </w:rPr>
            </w:pPr>
            <w:r w:rsidDel="00000000" w:rsidR="00000000" w:rsidRPr="00000000">
              <w:rPr>
                <w:b w:val="1"/>
                <w:sz w:val="20"/>
                <w:szCs w:val="20"/>
                <w:rtl w:val="0"/>
              </w:rPr>
              <w:t xml:space="preserve">Task:</w:t>
            </w:r>
          </w:p>
        </w:tc>
        <w:tc>
          <w:tcPr>
            <w:shd w:fill="d9d9d9"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contextualSpacing w:val="0"/>
              <w:rPr>
                <w:b w:val="1"/>
                <w:sz w:val="20"/>
                <w:szCs w:val="20"/>
              </w:rPr>
            </w:pPr>
            <w:r w:rsidDel="00000000" w:rsidR="00000000" w:rsidRPr="00000000">
              <w:rPr>
                <w:b w:val="1"/>
                <w:sz w:val="20"/>
                <w:szCs w:val="20"/>
                <w:rtl w:val="0"/>
              </w:rPr>
              <w:t xml:space="preserve">Requirements:</w:t>
            </w:r>
          </w:p>
        </w:tc>
        <w:tc>
          <w:tcPr>
            <w:shd w:fill="d9d9d9"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contextualSpacing w:val="0"/>
              <w:rPr>
                <w:b w:val="1"/>
                <w:sz w:val="20"/>
                <w:szCs w:val="20"/>
              </w:rPr>
            </w:pPr>
            <w:r w:rsidDel="00000000" w:rsidR="00000000" w:rsidRPr="00000000">
              <w:rPr>
                <w:b w:val="1"/>
                <w:sz w:val="20"/>
                <w:szCs w:val="20"/>
                <w:rtl w:val="0"/>
              </w:rPr>
              <w:t xml:space="preserve">Date due</w:t>
            </w:r>
          </w:p>
        </w:tc>
      </w:tr>
      <w:tr>
        <w:tc>
          <w:tcPr>
            <w:shd w:fill="auto" w:val="clear"/>
            <w:tcMar>
              <w:top w:w="100.0" w:type="dxa"/>
              <w:left w:w="100.0" w:type="dxa"/>
              <w:bottom w:w="100.0" w:type="dxa"/>
              <w:right w:w="100.0" w:type="dxa"/>
            </w:tcMar>
          </w:tcPr>
          <w:p w:rsidR="00000000" w:rsidDel="00000000" w:rsidP="00000000" w:rsidRDefault="00000000" w:rsidRPr="00000000" w14:paraId="000000D9">
            <w:pPr>
              <w:numPr>
                <w:ilvl w:val="0"/>
                <w:numId w:val="15"/>
              </w:numPr>
              <w:ind w:left="467" w:hanging="425"/>
              <w:contextualSpacing w:val="1"/>
              <w:rPr>
                <w:sz w:val="20"/>
                <w:szCs w:val="20"/>
              </w:rPr>
            </w:pPr>
            <w:r w:rsidDel="00000000" w:rsidR="00000000" w:rsidRPr="00000000">
              <w:rPr>
                <w:sz w:val="20"/>
                <w:szCs w:val="20"/>
                <w:rtl w:val="0"/>
              </w:rPr>
              <w:t xml:space="preserve">Concept statement</w:t>
              <w:tab/>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contextualSpacing w:val="0"/>
              <w:rPr>
                <w:sz w:val="20"/>
                <w:szCs w:val="20"/>
              </w:rPr>
            </w:pPr>
            <w:r w:rsidDel="00000000" w:rsidR="00000000" w:rsidRPr="00000000">
              <w:rPr>
                <w:sz w:val="20"/>
                <w:szCs w:val="20"/>
                <w:rtl w:val="0"/>
              </w:rPr>
              <w:t xml:space="preserve">Clear concise statement that can be used as a market survey</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contextualSpacing w:val="0"/>
              <w:rPr>
                <w:sz w:val="20"/>
                <w:szCs w:val="20"/>
              </w:rPr>
            </w:pPr>
            <w:r w:rsidDel="00000000" w:rsidR="00000000" w:rsidRPr="00000000">
              <w:rPr>
                <w:sz w:val="20"/>
                <w:szCs w:val="20"/>
                <w:rtl w:val="0"/>
              </w:rPr>
              <w:t xml:space="preserve">23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0DC">
            <w:pPr>
              <w:numPr>
                <w:ilvl w:val="0"/>
                <w:numId w:val="15"/>
              </w:numPr>
              <w:ind w:left="467" w:hanging="425"/>
              <w:contextualSpacing w:val="1"/>
              <w:rPr>
                <w:sz w:val="20"/>
                <w:szCs w:val="20"/>
              </w:rPr>
            </w:pPr>
            <w:r w:rsidDel="00000000" w:rsidR="00000000" w:rsidRPr="00000000">
              <w:rPr>
                <w:sz w:val="20"/>
                <w:szCs w:val="20"/>
                <w:rtl w:val="0"/>
              </w:rPr>
              <w:t xml:space="preserve">Confirm stakeholders</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contextualSpacing w:val="0"/>
              <w:rPr>
                <w:sz w:val="20"/>
                <w:szCs w:val="20"/>
              </w:rPr>
            </w:pPr>
            <w:r w:rsidDel="00000000" w:rsidR="00000000" w:rsidRPr="00000000">
              <w:rPr>
                <w:sz w:val="20"/>
                <w:szCs w:val="20"/>
                <w:rtl w:val="0"/>
              </w:rPr>
              <w:t xml:space="preserve">Having identified key stakeholders and their needs identify the functions that technology will perform</w:t>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contextualSpacing w:val="0"/>
              <w:rPr>
                <w:sz w:val="20"/>
                <w:szCs w:val="20"/>
              </w:rPr>
            </w:pPr>
            <w:r w:rsidDel="00000000" w:rsidR="00000000" w:rsidRPr="00000000">
              <w:rPr>
                <w:sz w:val="20"/>
                <w:szCs w:val="20"/>
                <w:rtl w:val="0"/>
              </w:rPr>
              <w:t xml:space="preserve">23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0DF">
            <w:pPr>
              <w:numPr>
                <w:ilvl w:val="0"/>
                <w:numId w:val="15"/>
              </w:numPr>
              <w:ind w:left="467" w:hanging="425"/>
              <w:contextualSpacing w:val="1"/>
              <w:rPr>
                <w:sz w:val="20"/>
                <w:szCs w:val="20"/>
              </w:rPr>
            </w:pPr>
            <w:r w:rsidDel="00000000" w:rsidR="00000000" w:rsidRPr="00000000">
              <w:rPr>
                <w:sz w:val="20"/>
                <w:szCs w:val="20"/>
                <w:rtl w:val="0"/>
              </w:rPr>
              <w:t xml:space="preserve">Confirm the information that will be handled and where will it come from</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contextualSpacing w:val="0"/>
              <w:rPr>
                <w:sz w:val="20"/>
                <w:szCs w:val="20"/>
              </w:rPr>
            </w:pPr>
            <w:r w:rsidDel="00000000" w:rsidR="00000000" w:rsidRPr="00000000">
              <w:rPr>
                <w:sz w:val="20"/>
                <w:szCs w:val="20"/>
                <w:rtl w:val="0"/>
              </w:rPr>
              <w:t xml:space="preserve">Confirm the information that will be handled and where it will come from</w:t>
            </w:r>
          </w:p>
          <w:p w:rsidR="00000000" w:rsidDel="00000000" w:rsidP="00000000" w:rsidRDefault="00000000" w:rsidRPr="00000000" w14:paraId="000000E1">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E2">
            <w:pPr>
              <w:widowControl w:val="0"/>
              <w:spacing w:line="240" w:lineRule="auto"/>
              <w:contextualSpacing w:val="0"/>
              <w:rPr>
                <w:sz w:val="20"/>
                <w:szCs w:val="20"/>
              </w:rPr>
            </w:pPr>
            <w:r w:rsidDel="00000000" w:rsidR="00000000" w:rsidRPr="00000000">
              <w:rPr>
                <w:sz w:val="20"/>
                <w:szCs w:val="20"/>
                <w:rtl w:val="0"/>
              </w:rPr>
              <w:t xml:space="preserve">Map user needs to technology</w:t>
            </w:r>
          </w:p>
          <w:p w:rsidR="00000000" w:rsidDel="00000000" w:rsidP="00000000" w:rsidRDefault="00000000" w:rsidRPr="00000000" w14:paraId="000000E3">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E4">
            <w:pPr>
              <w:widowControl w:val="0"/>
              <w:spacing w:line="240" w:lineRule="auto"/>
              <w:contextualSpacing w:val="0"/>
              <w:rPr>
                <w:sz w:val="20"/>
                <w:szCs w:val="20"/>
              </w:rPr>
            </w:pPr>
            <w:r w:rsidDel="00000000" w:rsidR="00000000" w:rsidRPr="00000000">
              <w:rPr>
                <w:sz w:val="20"/>
                <w:szCs w:val="20"/>
                <w:rtl w:val="0"/>
              </w:rPr>
              <w:t xml:space="preserve">Sketch a preliminary functional architecture diagram</w:t>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contextualSpacing w:val="0"/>
              <w:rPr>
                <w:sz w:val="20"/>
                <w:szCs w:val="20"/>
              </w:rPr>
            </w:pPr>
            <w:r w:rsidDel="00000000" w:rsidR="00000000" w:rsidRPr="00000000">
              <w:rPr>
                <w:sz w:val="20"/>
                <w:szCs w:val="20"/>
                <w:rtl w:val="0"/>
              </w:rPr>
              <w:t xml:space="preserve">23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0E6">
            <w:pPr>
              <w:numPr>
                <w:ilvl w:val="0"/>
                <w:numId w:val="15"/>
              </w:numPr>
              <w:ind w:left="467" w:hanging="425"/>
              <w:contextualSpacing w:val="1"/>
              <w:rPr>
                <w:sz w:val="20"/>
                <w:szCs w:val="20"/>
              </w:rPr>
            </w:pPr>
            <w:r w:rsidDel="00000000" w:rsidR="00000000" w:rsidRPr="00000000">
              <w:rPr>
                <w:sz w:val="20"/>
                <w:szCs w:val="20"/>
                <w:rtl w:val="0"/>
              </w:rPr>
              <w:t xml:space="preserve">Produce a preliminary use case diagram and from that use scenarios</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240" w:lineRule="auto"/>
              <w:contextualSpacing w:val="0"/>
              <w:jc w:val="both"/>
              <w:rPr>
                <w:sz w:val="20"/>
                <w:szCs w:val="20"/>
              </w:rPr>
            </w:pPr>
            <w:r w:rsidDel="00000000" w:rsidR="00000000" w:rsidRPr="00000000">
              <w:rPr>
                <w:sz w:val="20"/>
                <w:szCs w:val="20"/>
                <w:rtl w:val="0"/>
              </w:rPr>
              <w:t xml:space="preserve">Produce a case diagram</w:t>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contextualSpacing w:val="0"/>
              <w:rPr>
                <w:sz w:val="20"/>
                <w:szCs w:val="20"/>
              </w:rPr>
            </w:pPr>
            <w:r w:rsidDel="00000000" w:rsidR="00000000" w:rsidRPr="00000000">
              <w:rPr>
                <w:sz w:val="20"/>
                <w:szCs w:val="20"/>
                <w:rtl w:val="0"/>
              </w:rPr>
              <w:t xml:space="preserve">23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0E9">
            <w:pPr>
              <w:numPr>
                <w:ilvl w:val="0"/>
                <w:numId w:val="15"/>
              </w:numPr>
              <w:ind w:left="467" w:hanging="425"/>
              <w:contextualSpacing w:val="1"/>
              <w:rPr>
                <w:sz w:val="20"/>
                <w:szCs w:val="20"/>
              </w:rPr>
            </w:pPr>
            <w:r w:rsidDel="00000000" w:rsidR="00000000" w:rsidRPr="00000000">
              <w:rPr>
                <w:sz w:val="20"/>
                <w:szCs w:val="20"/>
                <w:rtl w:val="0"/>
              </w:rPr>
              <w:t xml:space="preserve">Use the scenarios to produce a sequence diagrams from which you produce a full activity diagram</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240" w:lineRule="auto"/>
              <w:contextualSpacing w:val="0"/>
              <w:rPr>
                <w:sz w:val="20"/>
                <w:szCs w:val="20"/>
              </w:rPr>
            </w:pPr>
            <w:r w:rsidDel="00000000" w:rsidR="00000000" w:rsidRPr="00000000">
              <w:rPr>
                <w:sz w:val="20"/>
                <w:szCs w:val="20"/>
                <w:rtl w:val="0"/>
              </w:rPr>
              <w:t xml:space="preserve">Produce a sequence diagram to then produce a full activity diagram</w:t>
            </w:r>
          </w:p>
          <w:p w:rsidR="00000000" w:rsidDel="00000000" w:rsidP="00000000" w:rsidRDefault="00000000" w:rsidRPr="00000000" w14:paraId="000000EB">
            <w:pPr>
              <w:widowControl w:val="0"/>
              <w:spacing w:line="240" w:lineRule="auto"/>
              <w:contextualSpacing w:val="0"/>
              <w:rPr>
                <w:sz w:val="20"/>
                <w:szCs w:val="20"/>
              </w:rPr>
            </w:pPr>
            <w:r w:rsidDel="00000000" w:rsidR="00000000" w:rsidRPr="00000000">
              <w:rPr>
                <w:rtl w:val="0"/>
              </w:rPr>
            </w:r>
          </w:p>
          <w:p w:rsidR="00000000" w:rsidDel="00000000" w:rsidP="00000000" w:rsidRDefault="00000000" w:rsidRPr="00000000" w14:paraId="000000EC">
            <w:pPr>
              <w:widowControl w:val="0"/>
              <w:spacing w:line="240" w:lineRule="auto"/>
              <w:contextualSpacing w:val="0"/>
              <w:rPr>
                <w:sz w:val="20"/>
                <w:szCs w:val="20"/>
              </w:rPr>
            </w:pPr>
            <w:r w:rsidDel="00000000" w:rsidR="00000000" w:rsidRPr="00000000">
              <w:rPr>
                <w:sz w:val="20"/>
                <w:szCs w:val="20"/>
                <w:rtl w:val="0"/>
              </w:rPr>
              <w:t xml:space="preserve">(see list below of who is doing what you can use </w:t>
            </w:r>
          </w:p>
          <w:p w:rsidR="00000000" w:rsidDel="00000000" w:rsidP="00000000" w:rsidRDefault="00000000" w:rsidRPr="00000000" w14:paraId="000000ED">
            <w:pPr>
              <w:widowControl w:val="0"/>
              <w:spacing w:line="240" w:lineRule="auto"/>
              <w:contextualSpacing w:val="0"/>
              <w:rPr>
                <w:sz w:val="20"/>
                <w:szCs w:val="20"/>
              </w:rPr>
            </w:pPr>
            <w:hyperlink r:id="rId13">
              <w:r w:rsidDel="00000000" w:rsidR="00000000" w:rsidRPr="00000000">
                <w:rPr>
                  <w:color w:val="1155cc"/>
                  <w:sz w:val="20"/>
                  <w:szCs w:val="20"/>
                  <w:u w:val="single"/>
                  <w:rtl w:val="0"/>
                </w:rPr>
                <w:t xml:space="preserve">https://www.storyboardthat.com</w:t>
              </w:r>
            </w:hyperlink>
            <w:r w:rsidDel="00000000" w:rsidR="00000000" w:rsidRPr="00000000">
              <w:rPr>
                <w:sz w:val="20"/>
                <w:szCs w:val="20"/>
                <w:rtl w:val="0"/>
              </w:rPr>
              <w:t xml:space="preserve"> to create the storyboard).</w:t>
            </w:r>
            <w:r w:rsidDel="00000000" w:rsidR="00000000" w:rsidRPr="00000000">
              <w:rPr>
                <w:rtl w:val="0"/>
              </w:rPr>
            </w:r>
          </w:p>
          <w:p w:rsidR="00000000" w:rsidDel="00000000" w:rsidP="00000000" w:rsidRDefault="00000000" w:rsidRPr="00000000" w14:paraId="000000EE">
            <w:pPr>
              <w:widowControl w:val="0"/>
              <w:spacing w:line="240" w:lineRule="auto"/>
              <w:contextualSpacing w:val="0"/>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contextualSpacing w:val="0"/>
              <w:rPr>
                <w:sz w:val="20"/>
                <w:szCs w:val="20"/>
              </w:rPr>
            </w:pPr>
            <w:r w:rsidDel="00000000" w:rsidR="00000000" w:rsidRPr="00000000">
              <w:rPr>
                <w:sz w:val="20"/>
                <w:szCs w:val="20"/>
                <w:rtl w:val="0"/>
              </w:rPr>
              <w:t xml:space="preserve">23 October 2017</w:t>
            </w:r>
          </w:p>
        </w:tc>
      </w:tr>
    </w:tbl>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contextualSpacing w:val="0"/>
        <w:jc w:val="center"/>
        <w:rPr>
          <w:b w:val="1"/>
        </w:rPr>
      </w:pPr>
      <w:r w:rsidDel="00000000" w:rsidR="00000000" w:rsidRPr="00000000">
        <w:rPr>
          <w:b w:val="1"/>
          <w:sz w:val="20"/>
          <w:szCs w:val="20"/>
          <w:rtl w:val="0"/>
        </w:rPr>
        <w:t xml:space="preserve">Concept Statement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4">
      <w:pPr>
        <w:contextualSpacing w:val="0"/>
        <w:rPr>
          <w:b w:val="1"/>
        </w:rPr>
      </w:pPr>
      <w:r w:rsidDel="00000000" w:rsidR="00000000" w:rsidRPr="00000000">
        <w:rPr>
          <w:rtl w:val="0"/>
        </w:rPr>
      </w:r>
    </w:p>
    <w:p w:rsidR="00000000" w:rsidDel="00000000" w:rsidP="00000000" w:rsidRDefault="00000000" w:rsidRPr="00000000" w14:paraId="000000F5">
      <w:pPr>
        <w:spacing w:line="276" w:lineRule="auto"/>
        <w:contextualSpacing w:val="0"/>
        <w:jc w:val="both"/>
        <w:rPr/>
      </w:pPr>
      <w:r w:rsidDel="00000000" w:rsidR="00000000" w:rsidRPr="00000000">
        <w:rPr>
          <w:rtl w:val="0"/>
        </w:rPr>
        <w:t xml:space="preserve">The tutoring industry is currently valued at £2m (Guardian, 2016) , 40% of private tutoring was used by children in London and 1 in 10, 11-16 years old received private tutoring in England and Wales (Guardian, 2016).  There seems to be a trend (Guardian 2016) towards more affluent families being able to provide their children with the option of having a private tutor to enhance and complement their education.  This has alerted The Sutton Trust a charitable organisation aimed at increasing social mobility through education warns that at some point increase the inequalities of education for less affluent students (Guardian, 2016). The Sutton Trust an education charity has suggested that the Government should introduce a means-tested system to enable less advantaged children to benefit from private tutoring and close the education knowledge gap.</w:t>
      </w:r>
    </w:p>
    <w:p w:rsidR="00000000" w:rsidDel="00000000" w:rsidP="00000000" w:rsidRDefault="00000000" w:rsidRPr="00000000" w14:paraId="000000F6">
      <w:pPr>
        <w:spacing w:line="276" w:lineRule="auto"/>
        <w:contextualSpacing w:val="0"/>
        <w:jc w:val="both"/>
        <w:rPr/>
      </w:pPr>
      <w:r w:rsidDel="00000000" w:rsidR="00000000" w:rsidRPr="00000000">
        <w:rPr>
          <w:rtl w:val="0"/>
        </w:rPr>
      </w:r>
    </w:p>
    <w:p w:rsidR="00000000" w:rsidDel="00000000" w:rsidP="00000000" w:rsidRDefault="00000000" w:rsidRPr="00000000" w14:paraId="000000F7">
      <w:pPr>
        <w:spacing w:line="276" w:lineRule="auto"/>
        <w:contextualSpacing w:val="0"/>
        <w:jc w:val="both"/>
        <w:rPr/>
      </w:pPr>
      <w:r w:rsidDel="00000000" w:rsidR="00000000" w:rsidRPr="00000000">
        <w:rPr>
          <w:rtl w:val="0"/>
        </w:rPr>
        <w:t xml:space="preserve">In order to help close this learning gap that has been created by more affluent students being able to access private tutoring, TutorUNI is an innovative connection tool that aims to solve the education need for children who may need assistance in their learning, but it is also aimed at children who do not have English as their first language.</w:t>
      </w:r>
    </w:p>
    <w:p w:rsidR="00000000" w:rsidDel="00000000" w:rsidP="00000000" w:rsidRDefault="00000000" w:rsidRPr="00000000" w14:paraId="000000F8">
      <w:pPr>
        <w:spacing w:line="276" w:lineRule="auto"/>
        <w:contextualSpacing w:val="0"/>
        <w:jc w:val="both"/>
        <w:rPr/>
      </w:pPr>
      <w:r w:rsidDel="00000000" w:rsidR="00000000" w:rsidRPr="00000000">
        <w:rPr>
          <w:rtl w:val="0"/>
        </w:rPr>
      </w:r>
    </w:p>
    <w:p w:rsidR="00000000" w:rsidDel="00000000" w:rsidP="00000000" w:rsidRDefault="00000000" w:rsidRPr="00000000" w14:paraId="000000F9">
      <w:pPr>
        <w:spacing w:line="276" w:lineRule="auto"/>
        <w:contextualSpacing w:val="0"/>
        <w:jc w:val="both"/>
        <w:rPr/>
      </w:pPr>
      <w:r w:rsidDel="00000000" w:rsidR="00000000" w:rsidRPr="00000000">
        <w:rPr>
          <w:rtl w:val="0"/>
        </w:rPr>
        <w:t xml:space="preserve">TutorUNI’s aim is to be: ”</w:t>
      </w:r>
      <w:r w:rsidDel="00000000" w:rsidR="00000000" w:rsidRPr="00000000">
        <w:rPr>
          <w:b w:val="1"/>
          <w:i w:val="1"/>
          <w:rtl w:val="0"/>
        </w:rPr>
        <w:t xml:space="preserve">A tool to assist children who are struggling with their learning</w:t>
      </w:r>
      <w:r w:rsidDel="00000000" w:rsidR="00000000" w:rsidRPr="00000000">
        <w:rPr>
          <w:rtl w:val="0"/>
        </w:rPr>
        <w:t xml:space="preserve">”.  </w:t>
      </w:r>
    </w:p>
    <w:p w:rsidR="00000000" w:rsidDel="00000000" w:rsidP="00000000" w:rsidRDefault="00000000" w:rsidRPr="00000000" w14:paraId="000000FA">
      <w:pPr>
        <w:spacing w:line="276" w:lineRule="auto"/>
        <w:contextualSpacing w:val="0"/>
        <w:jc w:val="both"/>
        <w:rPr/>
      </w:pPr>
      <w:r w:rsidDel="00000000" w:rsidR="00000000" w:rsidRPr="00000000">
        <w:rPr>
          <w:rtl w:val="0"/>
        </w:rPr>
      </w:r>
    </w:p>
    <w:p w:rsidR="00000000" w:rsidDel="00000000" w:rsidP="00000000" w:rsidRDefault="00000000" w:rsidRPr="00000000" w14:paraId="000000FB">
      <w:pPr>
        <w:spacing w:line="276" w:lineRule="auto"/>
        <w:contextualSpacing w:val="0"/>
        <w:jc w:val="both"/>
        <w:rPr/>
      </w:pPr>
      <w:r w:rsidDel="00000000" w:rsidR="00000000" w:rsidRPr="00000000">
        <w:rPr>
          <w:rtl w:val="0"/>
        </w:rPr>
        <w:t xml:space="preserve">This can include but is not limited to language assistance, subject assistance (help with maths, reading, science etc.).]  Parents can use the app to connect with a university student who can offer their child tuition at </w:t>
      </w:r>
      <w:r w:rsidDel="00000000" w:rsidR="00000000" w:rsidRPr="00000000">
        <w:rPr>
          <w:rtl w:val="0"/>
        </w:rPr>
        <w:t xml:space="preserve">[£insert price] </w:t>
      </w:r>
      <w:r w:rsidDel="00000000" w:rsidR="00000000" w:rsidRPr="00000000">
        <w:rPr>
          <w:rtl w:val="0"/>
        </w:rPr>
        <w:t xml:space="preserve">per hour, in the subject that the child needs assistance with.</w:t>
      </w:r>
    </w:p>
    <w:p w:rsidR="00000000" w:rsidDel="00000000" w:rsidP="00000000" w:rsidRDefault="00000000" w:rsidRPr="00000000" w14:paraId="000000FC">
      <w:pPr>
        <w:spacing w:line="276" w:lineRule="auto"/>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t xml:space="preserve">The inspirations for the look of the TutorUNI app have come from as follows:</w:t>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numPr>
          <w:ilvl w:val="0"/>
          <w:numId w:val="1"/>
        </w:numPr>
        <w:ind w:left="720"/>
        <w:contextualSpacing w:val="1"/>
        <w:jc w:val="both"/>
        <w:rPr/>
      </w:pPr>
      <w:r w:rsidDel="00000000" w:rsidR="00000000" w:rsidRPr="00000000">
        <w:rPr>
          <w:rtl w:val="0"/>
        </w:rPr>
        <w:t xml:space="preserve">Tinder: you are able to log in with various accounts, syncs your profiles and preferences.  It is easy to use, you can “swipe to like”, (TutorUNI can use the log in synching aspect of Tinder for easy login for the university students.  The possibility of using the swipe aspect can be used for the parent to select tutor options.)</w:t>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numPr>
          <w:ilvl w:val="0"/>
          <w:numId w:val="12"/>
        </w:numPr>
        <w:ind w:left="720"/>
        <w:contextualSpacing w:val="1"/>
        <w:jc w:val="both"/>
        <w:rPr/>
      </w:pPr>
      <w:r w:rsidDel="00000000" w:rsidR="00000000" w:rsidRPr="00000000">
        <w:rPr>
          <w:rtl w:val="0"/>
        </w:rPr>
        <w:t xml:space="preserve">Amazon prime:  There is the ability to go on to the website, it has a pointer system so you can see locations and has a rating system that tells you whether it is cheap or expensive.  (The rating system could be used for TutorUNI for parents to see where there is a tutor available in their local vicinity and the tutor will also have a rating system attached to their pointer along with pricing).</w:t>
      </w:r>
    </w:p>
    <w:p w:rsidR="00000000" w:rsidDel="00000000" w:rsidP="00000000" w:rsidRDefault="00000000" w:rsidRPr="00000000" w14:paraId="00000102">
      <w:pPr>
        <w:contextualSpacing w:val="0"/>
        <w:jc w:val="both"/>
        <w:rPr/>
      </w:pPr>
      <w:r w:rsidDel="00000000" w:rsidR="00000000" w:rsidRPr="00000000">
        <w:rPr>
          <w:rtl w:val="0"/>
        </w:rPr>
      </w:r>
    </w:p>
    <w:p w:rsidR="00000000" w:rsidDel="00000000" w:rsidP="00000000" w:rsidRDefault="00000000" w:rsidRPr="00000000" w14:paraId="00000103">
      <w:pPr>
        <w:numPr>
          <w:ilvl w:val="0"/>
          <w:numId w:val="10"/>
        </w:numPr>
        <w:ind w:left="720"/>
        <w:contextualSpacing w:val="1"/>
        <w:jc w:val="both"/>
        <w:rPr/>
      </w:pPr>
      <w:r w:rsidDel="00000000" w:rsidR="00000000" w:rsidRPr="00000000">
        <w:rPr>
          <w:rtl w:val="0"/>
        </w:rPr>
        <w:t xml:space="preserve">Mystery shopper: Is a market research app where you can pick a task via a map.</w:t>
      </w:r>
    </w:p>
    <w:p w:rsidR="00000000" w:rsidDel="00000000" w:rsidP="00000000" w:rsidRDefault="00000000" w:rsidRPr="00000000" w14:paraId="00000104">
      <w:pPr>
        <w:contextualSpacing w:val="0"/>
        <w:jc w:val="both"/>
        <w:rPr/>
      </w:pPr>
      <w:r w:rsidDel="00000000" w:rsidR="00000000" w:rsidRPr="00000000">
        <w:rPr>
          <w:rtl w:val="0"/>
        </w:rPr>
      </w:r>
    </w:p>
    <w:p w:rsidR="00000000" w:rsidDel="00000000" w:rsidP="00000000" w:rsidRDefault="00000000" w:rsidRPr="00000000" w14:paraId="00000105">
      <w:pPr>
        <w:numPr>
          <w:ilvl w:val="0"/>
          <w:numId w:val="5"/>
        </w:numPr>
        <w:ind w:left="720"/>
        <w:contextualSpacing w:val="1"/>
        <w:jc w:val="both"/>
        <w:rPr/>
      </w:pPr>
      <w:r w:rsidDel="00000000" w:rsidR="00000000" w:rsidRPr="00000000">
        <w:rPr>
          <w:rtl w:val="0"/>
        </w:rPr>
        <w:t xml:space="preserve">Quick: is a home help system which matches students and elderly people.  The app contains an interactive map interface which is easily accessible it also incorporates voice recognition and has a, rating system.  All features which TutorUNI can adapt.</w:t>
      </w:r>
    </w:p>
    <w:p w:rsidR="00000000" w:rsidDel="00000000" w:rsidP="00000000" w:rsidRDefault="00000000" w:rsidRPr="00000000" w14:paraId="00000106">
      <w:pPr>
        <w:contextualSpacing w:val="0"/>
        <w:rPr>
          <w:b w:val="1"/>
        </w:rPr>
      </w:pPr>
      <w:r w:rsidDel="00000000" w:rsidR="00000000" w:rsidRPr="00000000">
        <w:rPr>
          <w:rtl w:val="0"/>
        </w:rPr>
      </w:r>
    </w:p>
    <w:p w:rsidR="00000000" w:rsidDel="00000000" w:rsidP="00000000" w:rsidRDefault="00000000" w:rsidRPr="00000000" w14:paraId="00000107">
      <w:pPr>
        <w:contextualSpacing w:val="0"/>
        <w:rPr>
          <w:b w:val="1"/>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contextualSpacing w:val="0"/>
        <w:jc w:val="center"/>
        <w:rPr>
          <w:b w:val="1"/>
          <w:sz w:val="20"/>
          <w:szCs w:val="20"/>
        </w:rPr>
      </w:pPr>
      <w:r w:rsidDel="00000000" w:rsidR="00000000" w:rsidRPr="00000000">
        <w:rPr>
          <w:rtl w:val="0"/>
        </w:rPr>
      </w:r>
    </w:p>
    <w:p w:rsidR="00000000" w:rsidDel="00000000" w:rsidP="00000000" w:rsidRDefault="00000000" w:rsidRPr="00000000" w14:paraId="0000010A">
      <w:pPr>
        <w:contextualSpacing w:val="0"/>
        <w:jc w:val="center"/>
        <w:rPr>
          <w:b w:val="1"/>
          <w:sz w:val="20"/>
          <w:szCs w:val="20"/>
        </w:rPr>
      </w:pPr>
      <w:r w:rsidDel="00000000" w:rsidR="00000000" w:rsidRPr="00000000">
        <w:rPr>
          <w:b w:val="1"/>
          <w:sz w:val="20"/>
          <w:szCs w:val="20"/>
          <w:rtl w:val="0"/>
        </w:rPr>
        <w:t xml:space="preserve">Confirm Stakeholders</w:t>
      </w:r>
    </w:p>
    <w:p w:rsidR="00000000" w:rsidDel="00000000" w:rsidP="00000000" w:rsidRDefault="00000000" w:rsidRPr="00000000" w14:paraId="0000010B">
      <w:pPr>
        <w:contextualSpacing w:val="0"/>
        <w:jc w:val="center"/>
        <w:rPr>
          <w:sz w:val="20"/>
          <w:szCs w:val="20"/>
        </w:rPr>
      </w:pPr>
      <w:r w:rsidDel="00000000" w:rsidR="00000000" w:rsidRPr="00000000">
        <w:rPr>
          <w:rtl w:val="0"/>
        </w:rPr>
      </w:r>
    </w:p>
    <w:p w:rsidR="00000000" w:rsidDel="00000000" w:rsidP="00000000" w:rsidRDefault="00000000" w:rsidRPr="00000000" w14:paraId="0000010C">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D">
      <w:pPr>
        <w:contextualSpacing w:val="0"/>
        <w:rPr>
          <w:b w:val="1"/>
        </w:rPr>
      </w:pPr>
      <w:r w:rsidDel="00000000" w:rsidR="00000000" w:rsidRPr="00000000">
        <w:rPr>
          <w:rtl w:val="0"/>
        </w:rPr>
      </w:r>
    </w:p>
    <w:p w:rsidR="00000000" w:rsidDel="00000000" w:rsidP="00000000" w:rsidRDefault="00000000" w:rsidRPr="00000000" w14:paraId="0000010E">
      <w:pPr>
        <w:spacing w:line="276" w:lineRule="auto"/>
        <w:contextualSpacing w:val="0"/>
        <w:rPr>
          <w:b w:val="1"/>
          <w:u w:val="single"/>
        </w:rPr>
      </w:pPr>
      <w:r w:rsidDel="00000000" w:rsidR="00000000" w:rsidRPr="00000000">
        <w:rPr>
          <w:b w:val="1"/>
          <w:u w:val="single"/>
          <w:rtl w:val="0"/>
        </w:rPr>
        <w:t xml:space="preserve">Stakeholders - Aaron</w:t>
      </w:r>
    </w:p>
    <w:p w:rsidR="00000000" w:rsidDel="00000000" w:rsidP="00000000" w:rsidRDefault="00000000" w:rsidRPr="00000000" w14:paraId="0000010F">
      <w:pPr>
        <w:spacing w:line="276" w:lineRule="auto"/>
        <w:contextualSpacing w:val="0"/>
        <w:rPr>
          <w:b w:val="1"/>
        </w:rPr>
      </w:pPr>
      <w:r w:rsidDel="00000000" w:rsidR="00000000" w:rsidRPr="00000000">
        <w:rPr>
          <w:rtl w:val="0"/>
        </w:rPr>
      </w:r>
    </w:p>
    <w:p w:rsidR="00000000" w:rsidDel="00000000" w:rsidP="00000000" w:rsidRDefault="00000000" w:rsidRPr="00000000" w14:paraId="00000110">
      <w:pPr>
        <w:spacing w:line="276" w:lineRule="auto"/>
        <w:contextualSpacing w:val="0"/>
        <w:jc w:val="both"/>
        <w:rPr/>
      </w:pPr>
      <w:r w:rsidDel="00000000" w:rsidR="00000000" w:rsidRPr="00000000">
        <w:rPr>
          <w:rtl w:val="0"/>
        </w:rPr>
        <w:t xml:space="preserve">The table shown below identifies our key stakeholders who will help shape and equip this project for success. The roles of each stakeholder differ on which stakeholders we look to involve into the decision-making process and how to communicate, cooperate and associate with them etc.</w:t>
      </w:r>
    </w:p>
    <w:p w:rsidR="00000000" w:rsidDel="00000000" w:rsidP="00000000" w:rsidRDefault="00000000" w:rsidRPr="00000000" w14:paraId="00000111">
      <w:pPr>
        <w:spacing w:line="276" w:lineRule="auto"/>
        <w:contextualSpacing w:val="0"/>
        <w:rPr/>
      </w:pPr>
      <w:r w:rsidDel="00000000" w:rsidR="00000000" w:rsidRPr="00000000">
        <w:rPr>
          <w:rtl w:val="0"/>
        </w:rPr>
        <w:t xml:space="preserve"> </w:t>
      </w:r>
    </w:p>
    <w:p w:rsidR="00000000" w:rsidDel="00000000" w:rsidP="00000000" w:rsidRDefault="00000000" w:rsidRPr="00000000" w14:paraId="00000112">
      <w:pPr>
        <w:spacing w:line="276" w:lineRule="auto"/>
        <w:contextualSpacing w:val="0"/>
        <w:rPr>
          <w:b w:val="1"/>
          <w:u w:val="single"/>
        </w:rPr>
      </w:pPr>
      <w:r w:rsidDel="00000000" w:rsidR="00000000" w:rsidRPr="00000000">
        <w:rPr>
          <w:b w:val="1"/>
          <w:u w:val="single"/>
          <w:rtl w:val="0"/>
        </w:rPr>
        <w:t xml:space="preserve">Internal Stakeholders</w:t>
      </w:r>
    </w:p>
    <w:p w:rsidR="00000000" w:rsidDel="00000000" w:rsidP="00000000" w:rsidRDefault="00000000" w:rsidRPr="00000000" w14:paraId="00000113">
      <w:pPr>
        <w:spacing w:line="276" w:lineRule="auto"/>
        <w:contextualSpacing w:val="0"/>
        <w:rPr/>
      </w:pPr>
      <w:r w:rsidDel="00000000" w:rsidR="00000000" w:rsidRPr="00000000">
        <w:rPr>
          <w:rtl w:val="0"/>
        </w:rPr>
        <w:t xml:space="preserve">University Students</w:t>
      </w:r>
    </w:p>
    <w:p w:rsidR="00000000" w:rsidDel="00000000" w:rsidP="00000000" w:rsidRDefault="00000000" w:rsidRPr="00000000" w14:paraId="00000114">
      <w:pPr>
        <w:spacing w:line="276" w:lineRule="auto"/>
        <w:contextualSpacing w:val="0"/>
        <w:rPr/>
      </w:pPr>
      <w:r w:rsidDel="00000000" w:rsidR="00000000" w:rsidRPr="00000000">
        <w:rPr>
          <w:rtl w:val="0"/>
        </w:rPr>
        <w:t xml:space="preserve">Parent</w:t>
      </w:r>
    </w:p>
    <w:p w:rsidR="00000000" w:rsidDel="00000000" w:rsidP="00000000" w:rsidRDefault="00000000" w:rsidRPr="00000000" w14:paraId="00000115">
      <w:pPr>
        <w:spacing w:line="276" w:lineRule="auto"/>
        <w:contextualSpacing w:val="0"/>
        <w:rPr>
          <w:b w:val="1"/>
        </w:rPr>
      </w:pPr>
      <w:r w:rsidDel="00000000" w:rsidR="00000000" w:rsidRPr="00000000">
        <w:rPr>
          <w:b w:val="1"/>
          <w:rtl w:val="0"/>
        </w:rPr>
        <w:t xml:space="preserve"> </w:t>
      </w:r>
    </w:p>
    <w:p w:rsidR="00000000" w:rsidDel="00000000" w:rsidP="00000000" w:rsidRDefault="00000000" w:rsidRPr="00000000" w14:paraId="00000116">
      <w:pPr>
        <w:spacing w:line="276" w:lineRule="auto"/>
        <w:contextualSpacing w:val="0"/>
        <w:rPr>
          <w:b w:val="1"/>
          <w:u w:val="single"/>
        </w:rPr>
      </w:pPr>
      <w:r w:rsidDel="00000000" w:rsidR="00000000" w:rsidRPr="00000000">
        <w:rPr>
          <w:b w:val="1"/>
          <w:u w:val="single"/>
          <w:rtl w:val="0"/>
        </w:rPr>
        <w:t xml:space="preserve">External / Other Stakeholders</w:t>
      </w:r>
    </w:p>
    <w:p w:rsidR="00000000" w:rsidDel="00000000" w:rsidP="00000000" w:rsidRDefault="00000000" w:rsidRPr="00000000" w14:paraId="00000117">
      <w:pPr>
        <w:spacing w:line="276" w:lineRule="auto"/>
        <w:contextualSpacing w:val="0"/>
        <w:rPr/>
      </w:pPr>
      <w:r w:rsidDel="00000000" w:rsidR="00000000" w:rsidRPr="00000000">
        <w:rPr>
          <w:rtl w:val="0"/>
        </w:rPr>
        <w:t xml:space="preserve">Parents</w:t>
      </w:r>
    </w:p>
    <w:p w:rsidR="00000000" w:rsidDel="00000000" w:rsidP="00000000" w:rsidRDefault="00000000" w:rsidRPr="00000000" w14:paraId="00000118">
      <w:pPr>
        <w:spacing w:line="276" w:lineRule="auto"/>
        <w:contextualSpacing w:val="0"/>
        <w:rPr/>
      </w:pPr>
      <w:r w:rsidDel="00000000" w:rsidR="00000000" w:rsidRPr="00000000">
        <w:rPr>
          <w:rtl w:val="0"/>
        </w:rPr>
        <w:t xml:space="preserve">Schools</w:t>
      </w:r>
    </w:p>
    <w:p w:rsidR="00000000" w:rsidDel="00000000" w:rsidP="00000000" w:rsidRDefault="00000000" w:rsidRPr="00000000" w14:paraId="00000119">
      <w:pPr>
        <w:spacing w:line="276" w:lineRule="auto"/>
        <w:contextualSpacing w:val="0"/>
        <w:rPr/>
      </w:pPr>
      <w:r w:rsidDel="00000000" w:rsidR="00000000" w:rsidRPr="00000000">
        <w:rPr>
          <w:rtl w:val="0"/>
        </w:rPr>
        <w:t xml:space="preserve">Government / Local council</w:t>
      </w:r>
    </w:p>
    <w:p w:rsidR="00000000" w:rsidDel="00000000" w:rsidP="00000000" w:rsidRDefault="00000000" w:rsidRPr="00000000" w14:paraId="0000011A">
      <w:pPr>
        <w:spacing w:line="276" w:lineRule="auto"/>
        <w:contextualSpacing w:val="0"/>
        <w:rPr/>
      </w:pPr>
      <w:r w:rsidDel="00000000" w:rsidR="00000000" w:rsidRPr="00000000">
        <w:rPr>
          <w:rtl w:val="0"/>
        </w:rPr>
        <w:t xml:space="preserve">Retailers</w:t>
      </w:r>
    </w:p>
    <w:p w:rsidR="00000000" w:rsidDel="00000000" w:rsidP="00000000" w:rsidRDefault="00000000" w:rsidRPr="00000000" w14:paraId="0000011B">
      <w:pPr>
        <w:spacing w:line="276" w:lineRule="auto"/>
        <w:contextualSpacing w:val="0"/>
        <w:rPr>
          <w:b w:val="1"/>
        </w:rPr>
      </w:pPr>
      <w:r w:rsidDel="00000000" w:rsidR="00000000" w:rsidRPr="00000000">
        <w:rPr>
          <w:rtl w:val="0"/>
        </w:rPr>
      </w:r>
    </w:p>
    <w:tbl>
      <w:tblPr>
        <w:tblStyle w:val="Table8"/>
        <w:tblW w:w="90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55"/>
        <w:gridCol w:w="2160"/>
        <w:gridCol w:w="2325"/>
        <w:gridCol w:w="2490"/>
        <w:tblGridChange w:id="0">
          <w:tblGrid>
            <w:gridCol w:w="2055"/>
            <w:gridCol w:w="2160"/>
            <w:gridCol w:w="2325"/>
            <w:gridCol w:w="2490"/>
          </w:tblGrid>
        </w:tblGridChange>
      </w:tblGrid>
      <w:tr>
        <w:trPr>
          <w:trHeight w:val="10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line="276" w:lineRule="auto"/>
              <w:contextualSpacing w:val="0"/>
              <w:jc w:val="center"/>
              <w:rPr>
                <w:b w:val="1"/>
                <w:u w:val="single"/>
              </w:rPr>
            </w:pPr>
            <w:r w:rsidDel="00000000" w:rsidR="00000000" w:rsidRPr="00000000">
              <w:rPr>
                <w:b w:val="1"/>
                <w:u w:val="single"/>
                <w:rtl w:val="0"/>
              </w:rPr>
              <w:t xml:space="preserve">Name and role of the Stakeholder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line="276" w:lineRule="auto"/>
              <w:contextualSpacing w:val="0"/>
              <w:jc w:val="center"/>
              <w:rPr>
                <w:b w:val="1"/>
                <w:u w:val="single"/>
              </w:rPr>
            </w:pPr>
            <w:r w:rsidDel="00000000" w:rsidR="00000000" w:rsidRPr="00000000">
              <w:rPr>
                <w:b w:val="1"/>
                <w:u w:val="single"/>
                <w:rtl w:val="0"/>
              </w:rPr>
              <w:t xml:space="preserve">Benefits on projects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line="276" w:lineRule="auto"/>
              <w:contextualSpacing w:val="0"/>
              <w:jc w:val="center"/>
              <w:rPr>
                <w:b w:val="1"/>
                <w:u w:val="single"/>
              </w:rPr>
            </w:pPr>
            <w:r w:rsidDel="00000000" w:rsidR="00000000" w:rsidRPr="00000000">
              <w:rPr>
                <w:b w:val="1"/>
                <w:u w:val="single"/>
                <w:rtl w:val="0"/>
              </w:rPr>
              <w:t xml:space="preserve">Impact on the project’s execution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spacing w:line="276" w:lineRule="auto"/>
              <w:contextualSpacing w:val="0"/>
              <w:jc w:val="center"/>
              <w:rPr>
                <w:b w:val="1"/>
                <w:u w:val="single"/>
              </w:rPr>
            </w:pPr>
            <w:r w:rsidDel="00000000" w:rsidR="00000000" w:rsidRPr="00000000">
              <w:rPr>
                <w:b w:val="1"/>
                <w:u w:val="single"/>
                <w:rtl w:val="0"/>
              </w:rPr>
              <w:t xml:space="preserve">Action requirements</w:t>
            </w:r>
          </w:p>
        </w:tc>
      </w:tr>
      <w:tr>
        <w:trPr>
          <w:trHeight w:val="74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spacing w:line="276" w:lineRule="auto"/>
              <w:contextualSpacing w:val="0"/>
              <w:jc w:val="center"/>
              <w:rPr>
                <w:b w:val="1"/>
                <w:u w:val="single"/>
              </w:rPr>
            </w:pPr>
            <w:r w:rsidDel="00000000" w:rsidR="00000000" w:rsidRPr="00000000">
              <w:rPr>
                <w:b w:val="1"/>
                <w:u w:val="single"/>
                <w:rtl w:val="0"/>
              </w:rPr>
              <w:t xml:space="preserve">University Students</w:t>
            </w:r>
          </w:p>
          <w:p w:rsidR="00000000" w:rsidDel="00000000" w:rsidP="00000000" w:rsidRDefault="00000000" w:rsidRPr="00000000" w14:paraId="00000121">
            <w:pPr>
              <w:widowControl w:val="0"/>
              <w:spacing w:line="276" w:lineRule="auto"/>
              <w:contextualSpacing w:val="0"/>
              <w:rPr>
                <w:b w:val="1"/>
                <w:u w:val="single"/>
              </w:rPr>
            </w:pPr>
            <w:r w:rsidDel="00000000" w:rsidR="00000000" w:rsidRPr="00000000">
              <w:rPr>
                <w:b w:val="1"/>
                <w:u w:val="single"/>
                <w:rtl w:val="0"/>
              </w:rPr>
              <w:t xml:space="preserve"> </w:t>
            </w:r>
          </w:p>
          <w:p w:rsidR="00000000" w:rsidDel="00000000" w:rsidP="00000000" w:rsidRDefault="00000000" w:rsidRPr="00000000" w14:paraId="00000122">
            <w:pPr>
              <w:widowControl w:val="0"/>
              <w:spacing w:line="276" w:lineRule="auto"/>
              <w:contextualSpacing w:val="0"/>
              <w:rPr/>
            </w:pPr>
            <w:r w:rsidDel="00000000" w:rsidR="00000000" w:rsidRPr="00000000">
              <w:rPr>
                <w:rtl w:val="0"/>
              </w:rPr>
              <w:t xml:space="preserve">These stakeholders are considered as valuable members to this project. Acting as our primary market, individuals from this group are assigned jobs via the mobile app based on their availability and location from users. These jobs consist of one-to-one tutoring interactions with younger students in need of extra help with their school work in their homes.</w:t>
            </w:r>
          </w:p>
          <w:p w:rsidR="00000000" w:rsidDel="00000000" w:rsidP="00000000" w:rsidRDefault="00000000" w:rsidRPr="00000000" w14:paraId="00000123">
            <w:pPr>
              <w:widowControl w:val="0"/>
              <w:spacing w:line="276" w:lineRule="auto"/>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Knowledge of high academic standards can be shared and taught to children</w:t>
            </w:r>
          </w:p>
          <w:p w:rsidR="00000000" w:rsidDel="00000000" w:rsidP="00000000" w:rsidRDefault="00000000" w:rsidRPr="00000000" w14:paraId="00000125">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Flexibility/convenience with job offers and being able to offer their support instantaneously</w:t>
            </w:r>
          </w:p>
          <w:p w:rsidR="00000000" w:rsidDel="00000000" w:rsidP="00000000" w:rsidRDefault="00000000" w:rsidRPr="00000000" w14:paraId="00000126">
            <w:pPr>
              <w:widowControl w:val="0"/>
              <w:spacing w:line="276" w:lineRule="auto"/>
              <w:contextualSpacing w:val="0"/>
              <w:rPr/>
            </w:pPr>
            <w:r w:rsidDel="00000000" w:rsidR="00000000" w:rsidRPr="00000000">
              <w:rPr>
                <w:rtl w:val="0"/>
              </w:rPr>
            </w:r>
          </w:p>
          <w:p w:rsidR="00000000" w:rsidDel="00000000" w:rsidP="00000000" w:rsidRDefault="00000000" w:rsidRPr="00000000" w14:paraId="00000127">
            <w:pPr>
              <w:widowControl w:val="0"/>
              <w:spacing w:line="276" w:lineRule="auto"/>
              <w:contextualSpacing w:val="0"/>
              <w:rPr/>
            </w:pPr>
            <w:r w:rsidDel="00000000" w:rsidR="00000000" w:rsidRPr="00000000">
              <w:rPr>
                <w:rtl w:val="0"/>
              </w:rPr>
              <w:t xml:space="preserve">Will give the university student valuable work experience that they would not necessarily attain if they were not using TutorUNI.</w:t>
            </w:r>
          </w:p>
          <w:p w:rsidR="00000000" w:rsidDel="00000000" w:rsidP="00000000" w:rsidRDefault="00000000" w:rsidRPr="00000000" w14:paraId="00000128">
            <w:pPr>
              <w:widowControl w:val="0"/>
              <w:spacing w:line="276" w:lineRule="auto"/>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widowControl w:val="0"/>
              <w:spacing w:line="276" w:lineRule="auto"/>
              <w:contextualSpacing w:val="0"/>
              <w:rPr>
                <w:b w:val="1"/>
                <w:u w:val="single"/>
              </w:rPr>
            </w:pPr>
            <w:r w:rsidDel="00000000" w:rsidR="00000000" w:rsidRPr="00000000">
              <w:rPr>
                <w:b w:val="1"/>
                <w:u w:val="single"/>
                <w:rtl w:val="0"/>
              </w:rPr>
              <w:t xml:space="preserve">Positive</w:t>
            </w:r>
          </w:p>
          <w:p w:rsidR="00000000" w:rsidDel="00000000" w:rsidP="00000000" w:rsidRDefault="00000000" w:rsidRPr="00000000" w14:paraId="0000012A">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Help children maximise their learning potential</w:t>
            </w:r>
          </w:p>
          <w:p w:rsidR="00000000" w:rsidDel="00000000" w:rsidP="00000000" w:rsidRDefault="00000000" w:rsidRPr="00000000" w14:paraId="0000012B">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Offer the necessary assistance in areas which child is facing difficulties with</w:t>
            </w:r>
          </w:p>
          <w:p w:rsidR="00000000" w:rsidDel="00000000" w:rsidP="00000000" w:rsidRDefault="00000000" w:rsidRPr="00000000" w14:paraId="0000012C">
            <w:pPr>
              <w:widowControl w:val="0"/>
              <w:spacing w:line="276" w:lineRule="auto"/>
              <w:contextualSpacing w:val="0"/>
              <w:rPr/>
            </w:pPr>
            <w:r w:rsidDel="00000000" w:rsidR="00000000" w:rsidRPr="00000000">
              <w:rPr>
                <w:sz w:val="21"/>
                <w:szCs w:val="21"/>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Provide the role of a good disciplinarian in a student’s life</w:t>
            </w:r>
          </w:p>
          <w:p w:rsidR="00000000" w:rsidDel="00000000" w:rsidP="00000000" w:rsidRDefault="00000000" w:rsidRPr="00000000" w14:paraId="0000012D">
            <w:pPr>
              <w:widowControl w:val="0"/>
              <w:spacing w:line="276"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E">
            <w:pPr>
              <w:widowControl w:val="0"/>
              <w:spacing w:line="276" w:lineRule="auto"/>
              <w:contextualSpacing w:val="0"/>
              <w:rPr>
                <w:b w:val="1"/>
                <w:u w:val="single"/>
              </w:rPr>
            </w:pPr>
            <w:r w:rsidDel="00000000" w:rsidR="00000000" w:rsidRPr="00000000">
              <w:rPr>
                <w:b w:val="1"/>
                <w:u w:val="single"/>
                <w:rtl w:val="0"/>
              </w:rPr>
              <w:t xml:space="preserve">Negative</w:t>
            </w:r>
          </w:p>
          <w:p w:rsidR="00000000" w:rsidDel="00000000" w:rsidP="00000000" w:rsidRDefault="00000000" w:rsidRPr="00000000" w14:paraId="0000012F">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Lack of knowledge in working with children</w:t>
            </w:r>
          </w:p>
          <w:p w:rsidR="00000000" w:rsidDel="00000000" w:rsidP="00000000" w:rsidRDefault="00000000" w:rsidRPr="00000000" w14:paraId="00000130">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Unable to connect with families to advise on child’s progress</w:t>
            </w:r>
          </w:p>
          <w:p w:rsidR="00000000" w:rsidDel="00000000" w:rsidP="00000000" w:rsidRDefault="00000000" w:rsidRPr="00000000" w14:paraId="00000131">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Not familiarised with new school curriculum reforms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Awareness on working with children</w:t>
            </w:r>
          </w:p>
          <w:p w:rsidR="00000000" w:rsidDel="00000000" w:rsidP="00000000" w:rsidRDefault="00000000" w:rsidRPr="00000000" w14:paraId="00000133">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Liaising with parent to be well informed of child’s support program</w:t>
            </w:r>
          </w:p>
          <w:p w:rsidR="00000000" w:rsidDel="00000000" w:rsidP="00000000" w:rsidRDefault="00000000" w:rsidRPr="00000000" w14:paraId="00000134">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Take into account the awareness of child’s school curriculum reforms</w:t>
            </w:r>
          </w:p>
        </w:tc>
      </w:tr>
      <w:tr>
        <w:trPr>
          <w:trHeight w:val="78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line="276" w:lineRule="auto"/>
              <w:contextualSpacing w:val="0"/>
              <w:jc w:val="center"/>
              <w:rPr>
                <w:b w:val="1"/>
                <w:u w:val="single"/>
              </w:rPr>
            </w:pPr>
            <w:r w:rsidDel="00000000" w:rsidR="00000000" w:rsidRPr="00000000">
              <w:rPr>
                <w:b w:val="1"/>
                <w:u w:val="single"/>
                <w:rtl w:val="0"/>
              </w:rPr>
              <w:t xml:space="preserve">Children</w:t>
            </w:r>
          </w:p>
          <w:p w:rsidR="00000000" w:rsidDel="00000000" w:rsidP="00000000" w:rsidRDefault="00000000" w:rsidRPr="00000000" w14:paraId="00000136">
            <w:pPr>
              <w:spacing w:line="276" w:lineRule="auto"/>
              <w:contextualSpacing w:val="0"/>
              <w:jc w:val="center"/>
              <w:rPr>
                <w:b w:val="1"/>
                <w:u w:val="single"/>
              </w:rPr>
            </w:pPr>
            <w:r w:rsidDel="00000000" w:rsidR="00000000" w:rsidRPr="00000000">
              <w:rPr>
                <w:b w:val="1"/>
                <w:u w:val="single"/>
                <w:rtl w:val="0"/>
              </w:rPr>
              <w:t xml:space="preserve"> </w:t>
            </w:r>
          </w:p>
          <w:p w:rsidR="00000000" w:rsidDel="00000000" w:rsidP="00000000" w:rsidRDefault="00000000" w:rsidRPr="00000000" w14:paraId="00000137">
            <w:pPr>
              <w:spacing w:line="276" w:lineRule="auto"/>
              <w:contextualSpacing w:val="0"/>
              <w:rPr/>
            </w:pPr>
            <w:r w:rsidDel="00000000" w:rsidR="00000000" w:rsidRPr="00000000">
              <w:rPr>
                <w:rtl w:val="0"/>
              </w:rPr>
              <w:t xml:space="preserve">These are our targeted end users ranging from the ages of 11-16 (years 7-11). Those from this group will be the project's main focal point in supporting their educational needs and helping achieve improved grades towards their GCSE qualification. The users will be able to connect with academic specialists, from the field of interest, within their proximity to provide private tutoring sessions.</w:t>
            </w:r>
          </w:p>
          <w:p w:rsidR="00000000" w:rsidDel="00000000" w:rsidP="00000000" w:rsidRDefault="00000000" w:rsidRPr="00000000" w14:paraId="00000138">
            <w:pPr>
              <w:widowControl w:val="0"/>
              <w:spacing w:line="276" w:lineRule="auto"/>
              <w:contextualSpacing w:val="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widowControl w:val="0"/>
              <w:spacing w:line="276" w:lineRule="auto"/>
              <w:contextualSpacing w:val="0"/>
              <w:rPr>
                <w:color w:val="202020"/>
                <w:highlight w:val="white"/>
              </w:rPr>
            </w:pPr>
            <w:r w:rsidDel="00000000" w:rsidR="00000000" w:rsidRPr="00000000">
              <w:rPr>
                <w:color w:val="202020"/>
                <w:highlight w:val="white"/>
                <w:rtl w:val="0"/>
              </w:rPr>
              <w:t xml:space="preserve">• Loyalty – more likely to be a source of repeat business and to recommend the service to friends and family</w:t>
            </w:r>
          </w:p>
          <w:p w:rsidR="00000000" w:rsidDel="00000000" w:rsidP="00000000" w:rsidRDefault="00000000" w:rsidRPr="00000000" w14:paraId="0000013A">
            <w:pPr>
              <w:widowControl w:val="0"/>
              <w:spacing w:line="276" w:lineRule="auto"/>
              <w:contextualSpacing w:val="0"/>
              <w:rPr>
                <w:color w:val="202020"/>
                <w:highlight w:val="white"/>
              </w:rPr>
            </w:pPr>
            <w:r w:rsidDel="00000000" w:rsidR="00000000" w:rsidRPr="00000000">
              <w:rPr>
                <w:color w:val="202020"/>
                <w:highlight w:val="white"/>
                <w:rtl w:val="0"/>
              </w:rPr>
              <w:t xml:space="preserve">• Enhanced public image – helps build our brand and provides protection if there is a slip-up in overall service delivery</w:t>
            </w:r>
          </w:p>
          <w:p w:rsidR="00000000" w:rsidDel="00000000" w:rsidP="00000000" w:rsidRDefault="00000000" w:rsidRPr="00000000" w14:paraId="0000013B">
            <w:pPr>
              <w:widowControl w:val="0"/>
              <w:spacing w:line="276" w:lineRule="auto"/>
              <w:contextualSpacing w:val="0"/>
              <w:rPr>
                <w:color w:val="202020"/>
                <w:highlight w:val="white"/>
              </w:rPr>
            </w:pPr>
            <w:r w:rsidDel="00000000" w:rsidR="00000000" w:rsidRPr="00000000">
              <w:rPr>
                <w:color w:val="202020"/>
                <w:highlight w:val="white"/>
                <w:rtl w:val="0"/>
              </w:rPr>
              <w:t xml:space="preserve">• More effective workforce – satisfied results of children’s education progress in school can help create a positive working environment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widowControl w:val="0"/>
              <w:spacing w:line="276" w:lineRule="auto"/>
              <w:contextualSpacing w:val="0"/>
              <w:rPr>
                <w:b w:val="1"/>
                <w:u w:val="single"/>
              </w:rPr>
            </w:pPr>
            <w:r w:rsidDel="00000000" w:rsidR="00000000" w:rsidRPr="00000000">
              <w:rPr>
                <w:b w:val="1"/>
                <w:u w:val="single"/>
                <w:rtl w:val="0"/>
              </w:rPr>
              <w:t xml:space="preserve">Positive</w:t>
            </w:r>
          </w:p>
          <w:p w:rsidR="00000000" w:rsidDel="00000000" w:rsidP="00000000" w:rsidRDefault="00000000" w:rsidRPr="00000000" w14:paraId="0000013D">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Improved academic results</w:t>
            </w:r>
          </w:p>
          <w:p w:rsidR="00000000" w:rsidDel="00000000" w:rsidP="00000000" w:rsidRDefault="00000000" w:rsidRPr="00000000" w14:paraId="0000013E">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Confidence established in their abilities of supported subjects</w:t>
            </w:r>
          </w:p>
          <w:p w:rsidR="00000000" w:rsidDel="00000000" w:rsidP="00000000" w:rsidRDefault="00000000" w:rsidRPr="00000000" w14:paraId="0000013F">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Freedom from external problems and situations such as bullies, peer pressure and even boredom</w:t>
            </w:r>
          </w:p>
          <w:p w:rsidR="00000000" w:rsidDel="00000000" w:rsidP="00000000" w:rsidRDefault="00000000" w:rsidRPr="00000000" w14:paraId="00000140">
            <w:pPr>
              <w:widowControl w:val="0"/>
              <w:spacing w:line="276" w:lineRule="auto"/>
              <w:contextualSpacing w:val="0"/>
              <w:rPr>
                <w:b w:val="1"/>
                <w:u w:val="single"/>
              </w:rPr>
            </w:pPr>
            <w:r w:rsidDel="00000000" w:rsidR="00000000" w:rsidRPr="00000000">
              <w:rPr>
                <w:b w:val="1"/>
                <w:u w:val="single"/>
                <w:rtl w:val="0"/>
              </w:rPr>
              <w:t xml:space="preserve">Negative</w:t>
            </w:r>
          </w:p>
          <w:p w:rsidR="00000000" w:rsidDel="00000000" w:rsidP="00000000" w:rsidRDefault="00000000" w:rsidRPr="00000000" w14:paraId="00000141">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Learning difficulties</w:t>
            </w:r>
          </w:p>
          <w:p w:rsidR="00000000" w:rsidDel="00000000" w:rsidP="00000000" w:rsidRDefault="00000000" w:rsidRPr="00000000" w14:paraId="00000142">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Burden of extra home work along with that which is given from the school</w:t>
            </w:r>
          </w:p>
          <w:p w:rsidR="00000000" w:rsidDel="00000000" w:rsidP="00000000" w:rsidRDefault="00000000" w:rsidRPr="00000000" w14:paraId="00000143">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Students may have limited involvement in team sports and other extra-curricular activities outside of school</w:t>
            </w:r>
          </w:p>
          <w:p w:rsidR="00000000" w:rsidDel="00000000" w:rsidP="00000000" w:rsidRDefault="00000000" w:rsidRPr="00000000" w14:paraId="00000144">
            <w:pPr>
              <w:widowControl w:val="0"/>
              <w:spacing w:line="276" w:lineRule="auto"/>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Addressing and adhering to any learning difficulty child may face before tutoring begins</w:t>
            </w:r>
          </w:p>
          <w:p w:rsidR="00000000" w:rsidDel="00000000" w:rsidP="00000000" w:rsidRDefault="00000000" w:rsidRPr="00000000" w14:paraId="00000146">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Support offered will include any assignments/homework child is given from school</w:t>
            </w:r>
          </w:p>
          <w:p w:rsidR="00000000" w:rsidDel="00000000" w:rsidP="00000000" w:rsidRDefault="00000000" w:rsidRPr="00000000" w14:paraId="00000147">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Tutoring session will have to be agreed based on child and family’s availability</w:t>
            </w:r>
          </w:p>
          <w:p w:rsidR="00000000" w:rsidDel="00000000" w:rsidP="00000000" w:rsidRDefault="00000000" w:rsidRPr="00000000" w14:paraId="00000148">
            <w:pPr>
              <w:widowControl w:val="0"/>
              <w:spacing w:line="276" w:lineRule="auto"/>
              <w:contextualSpacing w:val="0"/>
              <w:rPr/>
            </w:pPr>
            <w:r w:rsidDel="00000000" w:rsidR="00000000" w:rsidRPr="00000000">
              <w:rPr>
                <w:rtl w:val="0"/>
              </w:rPr>
              <w:t xml:space="preserve"> </w:t>
            </w:r>
          </w:p>
        </w:tc>
      </w:tr>
      <w:tr>
        <w:trPr>
          <w:trHeight w:val="5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line="276" w:lineRule="auto"/>
              <w:contextualSpacing w:val="0"/>
              <w:jc w:val="center"/>
              <w:rPr>
                <w:b w:val="1"/>
                <w:u w:val="single"/>
              </w:rPr>
            </w:pPr>
            <w:r w:rsidDel="00000000" w:rsidR="00000000" w:rsidRPr="00000000">
              <w:rPr>
                <w:b w:val="1"/>
                <w:u w:val="single"/>
                <w:rtl w:val="0"/>
              </w:rPr>
              <w:t xml:space="preserve">Parents</w:t>
            </w:r>
          </w:p>
          <w:p w:rsidR="00000000" w:rsidDel="00000000" w:rsidP="00000000" w:rsidRDefault="00000000" w:rsidRPr="00000000" w14:paraId="0000014A">
            <w:pPr>
              <w:spacing w:line="276" w:lineRule="auto"/>
              <w:contextualSpacing w:val="0"/>
              <w:jc w:val="center"/>
              <w:rPr>
                <w:b w:val="1"/>
                <w:u w:val="single"/>
              </w:rPr>
            </w:pPr>
            <w:r w:rsidDel="00000000" w:rsidR="00000000" w:rsidRPr="00000000">
              <w:rPr>
                <w:b w:val="1"/>
                <w:u w:val="single"/>
                <w:rtl w:val="0"/>
              </w:rPr>
              <w:t xml:space="preserve"> </w:t>
            </w:r>
          </w:p>
          <w:p w:rsidR="00000000" w:rsidDel="00000000" w:rsidP="00000000" w:rsidRDefault="00000000" w:rsidRPr="00000000" w14:paraId="0000014B">
            <w:pPr>
              <w:spacing w:line="276" w:lineRule="auto"/>
              <w:contextualSpacing w:val="0"/>
              <w:rPr/>
            </w:pPr>
            <w:r w:rsidDel="00000000" w:rsidR="00000000" w:rsidRPr="00000000">
              <w:rPr>
                <w:rtl w:val="0"/>
              </w:rPr>
              <w:t xml:space="preserve">Considered as our secondary focal point from the children, these members will be able to connect with academic specialist via the mobile app by identifying the support that will be offered to their kids and also notice how safe their kids are with adults they do not know.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Better tuition interaction - ability to contact parents directly would benefit from overall teaching experience</w:t>
            </w:r>
          </w:p>
          <w:p w:rsidR="00000000" w:rsidDel="00000000" w:rsidP="00000000" w:rsidRDefault="00000000" w:rsidRPr="00000000" w14:paraId="0000014D">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Safeguarding security – involvement of parents would address consent needed for academic specialist to support their children.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widowControl w:val="0"/>
              <w:spacing w:line="276" w:lineRule="auto"/>
              <w:contextualSpacing w:val="0"/>
              <w:rPr>
                <w:b w:val="1"/>
                <w:u w:val="single"/>
              </w:rPr>
            </w:pPr>
            <w:r w:rsidDel="00000000" w:rsidR="00000000" w:rsidRPr="00000000">
              <w:rPr>
                <w:b w:val="1"/>
                <w:u w:val="single"/>
                <w:rtl w:val="0"/>
              </w:rPr>
              <w:t xml:space="preserve">Positive</w:t>
            </w:r>
          </w:p>
          <w:p w:rsidR="00000000" w:rsidDel="00000000" w:rsidP="00000000" w:rsidRDefault="00000000" w:rsidRPr="00000000" w14:paraId="0000014F">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Better outcome for students’ progress</w:t>
            </w:r>
          </w:p>
          <w:p w:rsidR="00000000" w:rsidDel="00000000" w:rsidP="00000000" w:rsidRDefault="00000000" w:rsidRPr="00000000" w14:paraId="00000150">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The focus of child can be on studying</w:t>
            </w:r>
          </w:p>
          <w:p w:rsidR="00000000" w:rsidDel="00000000" w:rsidP="00000000" w:rsidRDefault="00000000" w:rsidRPr="00000000" w14:paraId="00000151">
            <w:pPr>
              <w:widowControl w:val="0"/>
              <w:spacing w:line="276" w:lineRule="auto"/>
              <w:contextualSpacing w:val="0"/>
              <w:rPr>
                <w:b w:val="1"/>
                <w:u w:val="single"/>
              </w:rPr>
            </w:pPr>
            <w:r w:rsidDel="00000000" w:rsidR="00000000" w:rsidRPr="00000000">
              <w:rPr>
                <w:b w:val="1"/>
                <w:u w:val="single"/>
                <w:rtl w:val="0"/>
              </w:rPr>
              <w:t xml:space="preserve">Negative</w:t>
            </w:r>
          </w:p>
          <w:p w:rsidR="00000000" w:rsidDel="00000000" w:rsidP="00000000" w:rsidRDefault="00000000" w:rsidRPr="00000000" w14:paraId="00000152">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Time – tutoring can absorb a substantial amount of a parent’s time</w:t>
            </w:r>
          </w:p>
          <w:p w:rsidR="00000000" w:rsidDel="00000000" w:rsidP="00000000" w:rsidRDefault="00000000" w:rsidRPr="00000000" w14:paraId="00000153">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Financial restrictions – not all families might be able to afford service if family income is already low</w:t>
            </w:r>
          </w:p>
          <w:p w:rsidR="00000000" w:rsidDel="00000000" w:rsidP="00000000" w:rsidRDefault="00000000" w:rsidRPr="00000000" w14:paraId="00000154">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155">
            <w:pPr>
              <w:widowControl w:val="0"/>
              <w:spacing w:line="276" w:lineRule="auto"/>
              <w:contextualSpacing w:val="0"/>
              <w:rPr>
                <w:b w:val="1"/>
              </w:rPr>
            </w:pPr>
            <w:r w:rsidDel="00000000" w:rsidR="00000000" w:rsidRPr="00000000">
              <w:rPr>
                <w:b w:val="1"/>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Tutoring session will have to be agreed based on parent's and child’s availability</w:t>
            </w:r>
          </w:p>
          <w:p w:rsidR="00000000" w:rsidDel="00000000" w:rsidP="00000000" w:rsidRDefault="00000000" w:rsidRPr="00000000" w14:paraId="00000157">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Draw up a plan to market service at a affordable price range for all families.</w:t>
            </w:r>
          </w:p>
        </w:tc>
      </w:tr>
      <w:tr>
        <w:trPr>
          <w:trHeight w:val="48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spacing w:line="276" w:lineRule="auto"/>
              <w:contextualSpacing w:val="0"/>
              <w:jc w:val="center"/>
              <w:rPr>
                <w:b w:val="1"/>
                <w:u w:val="single"/>
              </w:rPr>
            </w:pPr>
            <w:r w:rsidDel="00000000" w:rsidR="00000000" w:rsidRPr="00000000">
              <w:rPr>
                <w:b w:val="1"/>
                <w:u w:val="single"/>
                <w:rtl w:val="0"/>
              </w:rPr>
              <w:t xml:space="preserve">Schools</w:t>
            </w:r>
          </w:p>
          <w:p w:rsidR="00000000" w:rsidDel="00000000" w:rsidP="00000000" w:rsidRDefault="00000000" w:rsidRPr="00000000" w14:paraId="00000159">
            <w:pPr>
              <w:spacing w:line="276" w:lineRule="auto"/>
              <w:contextualSpacing w:val="0"/>
              <w:jc w:val="center"/>
              <w:rPr>
                <w:b w:val="1"/>
                <w:u w:val="single"/>
              </w:rPr>
            </w:pPr>
            <w:r w:rsidDel="00000000" w:rsidR="00000000" w:rsidRPr="00000000">
              <w:rPr>
                <w:b w:val="1"/>
                <w:u w:val="single"/>
                <w:rtl w:val="0"/>
              </w:rPr>
              <w:t xml:space="preserve"> </w:t>
            </w:r>
          </w:p>
          <w:p w:rsidR="00000000" w:rsidDel="00000000" w:rsidP="00000000" w:rsidRDefault="00000000" w:rsidRPr="00000000" w14:paraId="0000015A">
            <w:pPr>
              <w:spacing w:line="276" w:lineRule="auto"/>
              <w:contextualSpacing w:val="0"/>
              <w:rPr/>
            </w:pPr>
            <w:r w:rsidDel="00000000" w:rsidR="00000000" w:rsidRPr="00000000">
              <w:rPr>
                <w:rtl w:val="0"/>
              </w:rPr>
              <w:t xml:space="preserve">This project will include the involvement of public schools in London to gain expert insight on the service and also to tailor the tutoring to the specific course materials that is offered.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Creating excellent word of mouth promotion of services - sell services to other students who may be of interest</w:t>
            </w:r>
          </w:p>
          <w:p w:rsidR="00000000" w:rsidDel="00000000" w:rsidP="00000000" w:rsidRDefault="00000000" w:rsidRPr="00000000" w14:paraId="0000015C">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Provide analysis on concepts and knowledge of what works best with certain types of students i.e. learning difficulties, attention span etc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widowControl w:val="0"/>
              <w:spacing w:line="276" w:lineRule="auto"/>
              <w:contextualSpacing w:val="0"/>
              <w:rPr>
                <w:b w:val="1"/>
                <w:u w:val="single"/>
              </w:rPr>
            </w:pPr>
            <w:r w:rsidDel="00000000" w:rsidR="00000000" w:rsidRPr="00000000">
              <w:rPr>
                <w:b w:val="1"/>
                <w:u w:val="single"/>
                <w:rtl w:val="0"/>
              </w:rPr>
              <w:t xml:space="preserve">Positive</w:t>
            </w:r>
          </w:p>
          <w:p w:rsidR="00000000" w:rsidDel="00000000" w:rsidP="00000000" w:rsidRDefault="00000000" w:rsidRPr="00000000" w14:paraId="0000015E">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Gaining official approval from established public school</w:t>
            </w:r>
          </w:p>
          <w:p w:rsidR="00000000" w:rsidDel="00000000" w:rsidP="00000000" w:rsidRDefault="00000000" w:rsidRPr="00000000" w14:paraId="0000015F">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Enhance overall tutoring experience for child</w:t>
            </w:r>
          </w:p>
          <w:p w:rsidR="00000000" w:rsidDel="00000000" w:rsidP="00000000" w:rsidRDefault="00000000" w:rsidRPr="00000000" w14:paraId="00000160">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Addressing current rules and regulations of exams and assessments</w:t>
            </w:r>
          </w:p>
          <w:p w:rsidR="00000000" w:rsidDel="00000000" w:rsidP="00000000" w:rsidRDefault="00000000" w:rsidRPr="00000000" w14:paraId="00000161">
            <w:pPr>
              <w:widowControl w:val="0"/>
              <w:spacing w:line="276" w:lineRule="auto"/>
              <w:contextualSpacing w:val="0"/>
              <w:rPr>
                <w:b w:val="1"/>
                <w:u w:val="single"/>
              </w:rPr>
            </w:pPr>
            <w:r w:rsidDel="00000000" w:rsidR="00000000" w:rsidRPr="00000000">
              <w:rPr>
                <w:b w:val="1"/>
                <w:u w:val="single"/>
                <w:rtl w:val="0"/>
              </w:rPr>
              <w:t xml:space="preserve">Negative</w:t>
            </w:r>
          </w:p>
          <w:p w:rsidR="00000000" w:rsidDel="00000000" w:rsidP="00000000" w:rsidRDefault="00000000" w:rsidRPr="00000000" w14:paraId="00000162">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Child’s learning habits/techniques may change through tutoring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To develop and maintain child’s way of learning and understanding new study techniques through specialized handout material to explain difficult concepts using easy-to-understand ideas and examples</w:t>
            </w:r>
          </w:p>
        </w:tc>
      </w:tr>
      <w:tr>
        <w:trPr>
          <w:trHeight w:val="40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spacing w:line="276" w:lineRule="auto"/>
              <w:contextualSpacing w:val="0"/>
              <w:jc w:val="center"/>
              <w:rPr>
                <w:b w:val="1"/>
                <w:u w:val="single"/>
              </w:rPr>
            </w:pPr>
            <w:r w:rsidDel="00000000" w:rsidR="00000000" w:rsidRPr="00000000">
              <w:rPr>
                <w:b w:val="1"/>
                <w:u w:val="single"/>
                <w:rtl w:val="0"/>
              </w:rPr>
              <w:t xml:space="preserve">Government / Local council</w:t>
            </w:r>
          </w:p>
          <w:p w:rsidR="00000000" w:rsidDel="00000000" w:rsidP="00000000" w:rsidRDefault="00000000" w:rsidRPr="00000000" w14:paraId="00000165">
            <w:pPr>
              <w:spacing w:line="276" w:lineRule="auto"/>
              <w:contextualSpacing w:val="0"/>
              <w:rPr>
                <w:b w:val="1"/>
                <w:u w:val="single"/>
              </w:rPr>
            </w:pPr>
            <w:r w:rsidDel="00000000" w:rsidR="00000000" w:rsidRPr="00000000">
              <w:rPr>
                <w:b w:val="1"/>
                <w:u w:val="single"/>
                <w:rtl w:val="0"/>
              </w:rPr>
              <w:t xml:space="preserve"> </w:t>
            </w:r>
          </w:p>
          <w:p w:rsidR="00000000" w:rsidDel="00000000" w:rsidP="00000000" w:rsidRDefault="00000000" w:rsidRPr="00000000" w14:paraId="00000166">
            <w:pPr>
              <w:widowControl w:val="0"/>
              <w:spacing w:line="276" w:lineRule="auto"/>
              <w:contextualSpacing w:val="0"/>
              <w:rPr>
                <w:color w:val="0b0c0c"/>
              </w:rPr>
            </w:pPr>
            <w:r w:rsidDel="00000000" w:rsidR="00000000" w:rsidRPr="00000000">
              <w:rPr>
                <w:rtl w:val="0"/>
              </w:rPr>
              <w:t xml:space="preserve">This group’s inclusion within the project would primarily be to seek </w:t>
            </w:r>
            <w:r w:rsidDel="00000000" w:rsidR="00000000" w:rsidRPr="00000000">
              <w:rPr>
                <w:color w:val="0b0c0c"/>
                <w:rtl w:val="0"/>
              </w:rPr>
              <w:t xml:space="preserve">development of our business plan with financial and other supporting information.</w:t>
            </w:r>
          </w:p>
          <w:p w:rsidR="00000000" w:rsidDel="00000000" w:rsidP="00000000" w:rsidRDefault="00000000" w:rsidRPr="00000000" w14:paraId="00000167">
            <w:pPr>
              <w:widowControl w:val="0"/>
              <w:spacing w:line="276" w:lineRule="auto"/>
              <w:contextualSpacing w:val="0"/>
              <w:rPr>
                <w:b w:val="1"/>
                <w:u w:val="single"/>
              </w:rPr>
            </w:pPr>
            <w:r w:rsidDel="00000000" w:rsidR="00000000" w:rsidRPr="00000000">
              <w:rPr>
                <w:b w:val="1"/>
                <w:u w:val="single"/>
                <w:rtl w:val="0"/>
              </w:rPr>
              <w:t xml:space="preserve"> </w:t>
            </w:r>
          </w:p>
          <w:p w:rsidR="00000000" w:rsidDel="00000000" w:rsidP="00000000" w:rsidRDefault="00000000" w:rsidRPr="00000000" w14:paraId="00000168">
            <w:pPr>
              <w:widowControl w:val="0"/>
              <w:spacing w:line="276" w:lineRule="auto"/>
              <w:contextualSpacing w:val="0"/>
              <w:rPr>
                <w:b w:val="1"/>
                <w:u w:val="single"/>
              </w:rPr>
            </w:pPr>
            <w:r w:rsidDel="00000000" w:rsidR="00000000" w:rsidRPr="00000000">
              <w:rPr>
                <w:b w:val="1"/>
                <w:u w:val="singl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spacing w:after="80" w:line="276" w:lineRule="auto"/>
              <w:ind w:left="300" w:firstLine="0"/>
              <w:contextualSpacing w:val="0"/>
              <w:rPr>
                <w:highlight w:val="white"/>
              </w:rPr>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Building a public profile - Gain media attention which could lead to public recognition</w:t>
            </w:r>
          </w:p>
          <w:p w:rsidR="00000000" w:rsidDel="00000000" w:rsidP="00000000" w:rsidRDefault="00000000" w:rsidRPr="00000000" w14:paraId="0000016A">
            <w:pPr>
              <w:spacing w:after="80" w:line="276" w:lineRule="auto"/>
              <w:ind w:left="300" w:firstLine="0"/>
              <w:contextualSpacing w:val="0"/>
              <w:rPr>
                <w:highlight w:val="white"/>
              </w:rPr>
            </w:pPr>
            <w:r w:rsidDel="00000000" w:rsidR="00000000" w:rsidRPr="00000000">
              <w:rPr>
                <w:sz w:val="20"/>
                <w:szCs w:val="20"/>
                <w:highlight w:val="white"/>
                <w:rtl w:val="0"/>
              </w:rPr>
              <w:t xml:space="preserve">·</w:t>
            </w:r>
            <w:r w:rsidDel="00000000" w:rsidR="00000000" w:rsidRPr="00000000">
              <w:rPr>
                <w:rFonts w:ascii="Times New Roman" w:cs="Times New Roman" w:eastAsia="Times New Roman" w:hAnsi="Times New Roman"/>
                <w:sz w:val="14"/>
                <w:szCs w:val="14"/>
                <w:highlight w:val="white"/>
                <w:rtl w:val="0"/>
              </w:rPr>
              <w:t xml:space="preserve">   </w:t>
            </w:r>
            <w:r w:rsidDel="00000000" w:rsidR="00000000" w:rsidRPr="00000000">
              <w:rPr>
                <w:highlight w:val="white"/>
                <w:rtl w:val="0"/>
              </w:rPr>
              <w:t xml:space="preserve">Free advice – providing signposting, diagnostic support and business improvement guidance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spacing w:line="276" w:lineRule="auto"/>
              <w:contextualSpacing w:val="0"/>
              <w:rPr>
                <w:b w:val="1"/>
                <w:u w:val="single"/>
              </w:rPr>
            </w:pPr>
            <w:r w:rsidDel="00000000" w:rsidR="00000000" w:rsidRPr="00000000">
              <w:rPr>
                <w:b w:val="1"/>
                <w:u w:val="single"/>
                <w:rtl w:val="0"/>
              </w:rPr>
              <w:t xml:space="preserve">Positive</w:t>
            </w:r>
          </w:p>
          <w:p w:rsidR="00000000" w:rsidDel="00000000" w:rsidP="00000000" w:rsidRDefault="00000000" w:rsidRPr="00000000" w14:paraId="0000016C">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Financial Support – government-backed grants</w:t>
            </w:r>
          </w:p>
          <w:p w:rsidR="00000000" w:rsidDel="00000000" w:rsidP="00000000" w:rsidRDefault="00000000" w:rsidRPr="00000000" w14:paraId="0000016D">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Business support e.g. mentoring, consultancy</w:t>
            </w:r>
          </w:p>
          <w:p w:rsidR="00000000" w:rsidDel="00000000" w:rsidP="00000000" w:rsidRDefault="00000000" w:rsidRPr="00000000" w14:paraId="0000016E">
            <w:pPr>
              <w:widowControl w:val="0"/>
              <w:spacing w:line="276" w:lineRule="auto"/>
              <w:contextualSpacing w:val="0"/>
              <w:rPr>
                <w:b w:val="1"/>
              </w:rPr>
            </w:pPr>
            <w:r w:rsidDel="00000000" w:rsidR="00000000" w:rsidRPr="00000000">
              <w:rPr>
                <w:b w:val="1"/>
                <w:rtl w:val="0"/>
              </w:rPr>
              <w:t xml:space="preserve"> </w:t>
            </w:r>
          </w:p>
          <w:p w:rsidR="00000000" w:rsidDel="00000000" w:rsidP="00000000" w:rsidRDefault="00000000" w:rsidRPr="00000000" w14:paraId="0000016F">
            <w:pPr>
              <w:widowControl w:val="0"/>
              <w:spacing w:line="276" w:lineRule="auto"/>
              <w:contextualSpacing w:val="0"/>
              <w:rPr>
                <w:b w:val="1"/>
                <w:u w:val="single"/>
              </w:rPr>
            </w:pPr>
            <w:r w:rsidDel="00000000" w:rsidR="00000000" w:rsidRPr="00000000">
              <w:rPr>
                <w:b w:val="1"/>
                <w:u w:val="single"/>
                <w:rtl w:val="0"/>
              </w:rPr>
              <w:t xml:space="preserve">Negative</w:t>
            </w:r>
          </w:p>
          <w:p w:rsidR="00000000" w:rsidDel="00000000" w:rsidP="00000000" w:rsidRDefault="00000000" w:rsidRPr="00000000" w14:paraId="00000170">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Interference with business plan – changes in policies and procedures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Set terms limits for all government partnering officials</w:t>
            </w:r>
          </w:p>
          <w:p w:rsidR="00000000" w:rsidDel="00000000" w:rsidP="00000000" w:rsidRDefault="00000000" w:rsidRPr="00000000" w14:paraId="00000172">
            <w:pPr>
              <w:widowControl w:val="0"/>
              <w:spacing w:line="276" w:lineRule="auto"/>
              <w:contextualSpacing w:val="0"/>
              <w:rPr/>
            </w:pPr>
            <w:r w:rsidDel="00000000" w:rsidR="00000000" w:rsidRPr="00000000">
              <w:rPr>
                <w:rtl w:val="0"/>
              </w:rPr>
              <w:t xml:space="preserve"> </w:t>
            </w:r>
          </w:p>
          <w:p w:rsidR="00000000" w:rsidDel="00000000" w:rsidP="00000000" w:rsidRDefault="00000000" w:rsidRPr="00000000" w14:paraId="00000173">
            <w:pPr>
              <w:widowControl w:val="0"/>
              <w:spacing w:line="276" w:lineRule="auto"/>
              <w:contextualSpacing w:val="0"/>
              <w:rPr>
                <w:b w:val="1"/>
              </w:rPr>
            </w:pPr>
            <w:r w:rsidDel="00000000" w:rsidR="00000000" w:rsidRPr="00000000">
              <w:rPr>
                <w:b w:val="1"/>
                <w:rtl w:val="0"/>
              </w:rPr>
              <w:t xml:space="preserve"> </w:t>
            </w:r>
          </w:p>
        </w:tc>
      </w:tr>
      <w:tr>
        <w:trPr>
          <w:trHeight w:val="4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4">
            <w:pPr>
              <w:spacing w:line="276" w:lineRule="auto"/>
              <w:contextualSpacing w:val="0"/>
              <w:jc w:val="center"/>
              <w:rPr>
                <w:b w:val="1"/>
                <w:u w:val="single"/>
              </w:rPr>
            </w:pPr>
            <w:r w:rsidDel="00000000" w:rsidR="00000000" w:rsidRPr="00000000">
              <w:rPr>
                <w:b w:val="1"/>
                <w:u w:val="single"/>
                <w:rtl w:val="0"/>
              </w:rPr>
              <w:t xml:space="preserve">Retailers</w:t>
            </w:r>
          </w:p>
          <w:p w:rsidR="00000000" w:rsidDel="00000000" w:rsidP="00000000" w:rsidRDefault="00000000" w:rsidRPr="00000000" w14:paraId="00000175">
            <w:pPr>
              <w:spacing w:line="276" w:lineRule="auto"/>
              <w:contextualSpacing w:val="0"/>
              <w:rPr>
                <w:b w:val="1"/>
                <w:u w:val="single"/>
              </w:rPr>
            </w:pPr>
            <w:r w:rsidDel="00000000" w:rsidR="00000000" w:rsidRPr="00000000">
              <w:rPr>
                <w:b w:val="1"/>
                <w:u w:val="single"/>
                <w:rtl w:val="0"/>
              </w:rPr>
              <w:t xml:space="preserve"> </w:t>
            </w:r>
          </w:p>
          <w:p w:rsidR="00000000" w:rsidDel="00000000" w:rsidP="00000000" w:rsidRDefault="00000000" w:rsidRPr="00000000" w14:paraId="00000176">
            <w:pPr>
              <w:widowControl w:val="0"/>
              <w:spacing w:line="276" w:lineRule="auto"/>
              <w:contextualSpacing w:val="0"/>
              <w:rPr/>
            </w:pPr>
            <w:r w:rsidDel="00000000" w:rsidR="00000000" w:rsidRPr="00000000">
              <w:rPr>
                <w:rtl w:val="0"/>
              </w:rPr>
              <w:t xml:space="preserve">The position of this group within the project would be to attain a greater exposure of our target market and to utilise other marketing opportunities from their involvement e.g. school/loyalty vouchers.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7">
            <w:pPr>
              <w:widowControl w:val="0"/>
              <w:spacing w:line="276" w:lineRule="auto"/>
              <w:contextualSpacing w:val="0"/>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Boost brand awareness - people will become familiar with our brand and reputation this includes local communities</w:t>
            </w:r>
          </w:p>
          <w:p w:rsidR="00000000" w:rsidDel="00000000" w:rsidP="00000000" w:rsidRDefault="00000000" w:rsidRPr="00000000" w14:paraId="00000178">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Resources available to gather feedback on current business environment/ market and use to improve/refine/develop service offer in order to remain competitive and sustainable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9">
            <w:pPr>
              <w:widowControl w:val="0"/>
              <w:spacing w:line="276" w:lineRule="auto"/>
              <w:contextualSpacing w:val="0"/>
              <w:rPr>
                <w:b w:val="1"/>
                <w:u w:val="single"/>
              </w:rPr>
            </w:pPr>
            <w:r w:rsidDel="00000000" w:rsidR="00000000" w:rsidRPr="00000000">
              <w:rPr>
                <w:b w:val="1"/>
                <w:u w:val="single"/>
                <w:rtl w:val="0"/>
              </w:rPr>
              <w:t xml:space="preserve">Positive</w:t>
            </w:r>
          </w:p>
          <w:p w:rsidR="00000000" w:rsidDel="00000000" w:rsidP="00000000" w:rsidRDefault="00000000" w:rsidRPr="00000000" w14:paraId="0000017A">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Attract both tutors and children who will benefit from service</w:t>
            </w:r>
          </w:p>
          <w:p w:rsidR="00000000" w:rsidDel="00000000" w:rsidP="00000000" w:rsidRDefault="00000000" w:rsidRPr="00000000" w14:paraId="0000017B">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Reduce promotional and advertising costs</w:t>
            </w:r>
          </w:p>
          <w:p w:rsidR="00000000" w:rsidDel="00000000" w:rsidP="00000000" w:rsidRDefault="00000000" w:rsidRPr="00000000" w14:paraId="0000017C">
            <w:pPr>
              <w:widowControl w:val="0"/>
              <w:spacing w:line="276" w:lineRule="auto"/>
              <w:contextualSpacing w:val="0"/>
              <w:rPr>
                <w:b w:val="1"/>
                <w:u w:val="single"/>
              </w:rPr>
            </w:pPr>
            <w:r w:rsidDel="00000000" w:rsidR="00000000" w:rsidRPr="00000000">
              <w:rPr>
                <w:b w:val="1"/>
                <w:u w:val="single"/>
                <w:rtl w:val="0"/>
              </w:rPr>
              <w:t xml:space="preserve"> </w:t>
            </w:r>
          </w:p>
          <w:p w:rsidR="00000000" w:rsidDel="00000000" w:rsidP="00000000" w:rsidRDefault="00000000" w:rsidRPr="00000000" w14:paraId="0000017D">
            <w:pPr>
              <w:widowControl w:val="0"/>
              <w:spacing w:line="276" w:lineRule="auto"/>
              <w:contextualSpacing w:val="0"/>
              <w:rPr>
                <w:b w:val="1"/>
                <w:u w:val="single"/>
              </w:rPr>
            </w:pPr>
            <w:r w:rsidDel="00000000" w:rsidR="00000000" w:rsidRPr="00000000">
              <w:rPr>
                <w:b w:val="1"/>
                <w:u w:val="single"/>
                <w:rtl w:val="0"/>
              </w:rPr>
              <w:t xml:space="preserve">Negative</w:t>
            </w:r>
          </w:p>
          <w:p w:rsidR="00000000" w:rsidDel="00000000" w:rsidP="00000000" w:rsidRDefault="00000000" w:rsidRPr="00000000" w14:paraId="0000017E">
            <w:pPr>
              <w:widowControl w:val="0"/>
              <w:spacing w:line="276" w:lineRule="auto"/>
              <w:contextualSpacing w:val="0"/>
              <w:rPr/>
            </w:pPr>
            <w:r w:rsidDel="00000000" w:rsidR="00000000" w:rsidRPr="00000000">
              <w:rPr>
                <w:b w:val="1"/>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No control on product presentation to target market</w:t>
            </w:r>
          </w:p>
          <w:p w:rsidR="00000000" w:rsidDel="00000000" w:rsidP="00000000" w:rsidRDefault="00000000" w:rsidRPr="00000000" w14:paraId="0000017F">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May offer poor customer service potentially harming our brand image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0">
            <w:pPr>
              <w:widowControl w:val="0"/>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Adopt guidelines for partners to control brand image and positioning of our core principles/standards</w:t>
            </w:r>
          </w:p>
          <w:p w:rsidR="00000000" w:rsidDel="00000000" w:rsidP="00000000" w:rsidRDefault="00000000" w:rsidRPr="00000000" w14:paraId="00000181">
            <w:pPr>
              <w:widowControl w:val="0"/>
              <w:spacing w:line="276" w:lineRule="auto"/>
              <w:contextualSpacing w:val="0"/>
              <w:rPr/>
            </w:pPr>
            <w:r w:rsidDel="00000000" w:rsidR="00000000" w:rsidRPr="00000000">
              <w:rPr>
                <w:rtl w:val="0"/>
              </w:rPr>
              <w:t xml:space="preserve"> </w:t>
            </w:r>
          </w:p>
        </w:tc>
      </w:tr>
    </w:tbl>
    <w:p w:rsidR="00000000" w:rsidDel="00000000" w:rsidP="00000000" w:rsidRDefault="00000000" w:rsidRPr="00000000" w14:paraId="00000182">
      <w:pPr>
        <w:spacing w:line="276" w:lineRule="auto"/>
        <w:contextualSpacing w:val="0"/>
        <w:rPr>
          <w:b w:val="1"/>
        </w:rPr>
      </w:pPr>
      <w:r w:rsidDel="00000000" w:rsidR="00000000" w:rsidRPr="00000000">
        <w:rPr>
          <w:rtl w:val="0"/>
        </w:rPr>
      </w:r>
    </w:p>
    <w:p w:rsidR="00000000" w:rsidDel="00000000" w:rsidP="00000000" w:rsidRDefault="00000000" w:rsidRPr="00000000" w14:paraId="00000183">
      <w:pPr>
        <w:spacing w:line="276" w:lineRule="auto"/>
        <w:contextualSpacing w:val="0"/>
        <w:rPr/>
      </w:pPr>
      <w:r w:rsidDel="00000000" w:rsidR="00000000" w:rsidRPr="00000000">
        <w:rPr>
          <w:rtl w:val="0"/>
        </w:rPr>
      </w:r>
    </w:p>
    <w:p w:rsidR="00000000" w:rsidDel="00000000" w:rsidP="00000000" w:rsidRDefault="00000000" w:rsidRPr="00000000" w14:paraId="00000184">
      <w:pPr>
        <w:spacing w:line="276" w:lineRule="auto"/>
        <w:contextualSpacing w:val="0"/>
        <w:rPr>
          <w:i w:val="1"/>
          <w:color w:val="0000ff"/>
        </w:rPr>
      </w:pPr>
      <w:commentRangeStart w:id="0"/>
      <w:r w:rsidDel="00000000" w:rsidR="00000000" w:rsidRPr="00000000">
        <w:rPr>
          <w:i w:val="1"/>
          <w:color w:val="0000ff"/>
          <w:rtl w:val="0"/>
        </w:rPr>
        <w:t xml:space="preserve">*Stakeholder mapping diagram to follow once table above agreed with group [insert as follow up on Trello]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85">
      <w:pPr>
        <w:spacing w:line="276" w:lineRule="auto"/>
        <w:contextualSpacing w:val="0"/>
        <w:rPr>
          <w:b w:val="1"/>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del w:author="Coreen John" w:id="0" w:date="2017-11-07T17:24:00Z"/>
        </w:rPr>
      </w:pPr>
      <w:del w:author="Coreen John" w:id="0" w:date="2017-11-07T17:24:00Z">
        <w:r w:rsidDel="00000000" w:rsidR="00000000" w:rsidRPr="00000000">
          <w:rPr>
            <w:rtl w:val="0"/>
          </w:rPr>
          <w:delText xml:space="preserve">[Children, parents, students (to teach the children/parents), Schools (early adopters) teachers, Local community centre (early adopters)]</w:delText>
        </w:r>
      </w:del>
    </w:p>
    <w:p w:rsidR="00000000" w:rsidDel="00000000" w:rsidP="00000000" w:rsidRDefault="00000000" w:rsidRPr="00000000" w14:paraId="00000188">
      <w:pPr>
        <w:spacing w:before="240" w:line="261" w:lineRule="auto"/>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C">
      <w:pPr>
        <w:contextualSpacing w:val="0"/>
        <w:jc w:val="center"/>
        <w:rPr>
          <w:b w:val="1"/>
          <w:sz w:val="20"/>
          <w:szCs w:val="20"/>
        </w:rPr>
      </w:pPr>
      <w:r w:rsidDel="00000000" w:rsidR="00000000" w:rsidRPr="00000000">
        <w:rPr>
          <w:rtl w:val="0"/>
        </w:rPr>
      </w:r>
    </w:p>
    <w:p w:rsidR="00000000" w:rsidDel="00000000" w:rsidP="00000000" w:rsidRDefault="00000000" w:rsidRPr="00000000" w14:paraId="0000018D">
      <w:pPr>
        <w:contextualSpacing w:val="0"/>
        <w:jc w:val="center"/>
        <w:rPr>
          <w:b w:val="1"/>
          <w:sz w:val="20"/>
          <w:szCs w:val="20"/>
        </w:rPr>
      </w:pPr>
      <w:r w:rsidDel="00000000" w:rsidR="00000000" w:rsidRPr="00000000">
        <w:rPr>
          <w:b w:val="1"/>
          <w:sz w:val="20"/>
          <w:szCs w:val="20"/>
          <w:rtl w:val="0"/>
        </w:rPr>
        <w:t xml:space="preserve">Functional Architecture diagram</w:t>
      </w:r>
    </w:p>
    <w:p w:rsidR="00000000" w:rsidDel="00000000" w:rsidP="00000000" w:rsidRDefault="00000000" w:rsidRPr="00000000" w14:paraId="0000018E">
      <w:pPr>
        <w:contextualSpacing w:val="0"/>
        <w:jc w:val="center"/>
        <w:rPr>
          <w:sz w:val="20"/>
          <w:szCs w:val="20"/>
        </w:rPr>
      </w:pPr>
      <w:r w:rsidDel="00000000" w:rsidR="00000000" w:rsidRPr="00000000">
        <w:rPr>
          <w:rtl w:val="0"/>
        </w:rPr>
      </w:r>
    </w:p>
    <w:p w:rsidR="00000000" w:rsidDel="00000000" w:rsidP="00000000" w:rsidRDefault="00000000" w:rsidRPr="00000000" w14:paraId="0000018F">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0">
      <w:pPr>
        <w:contextualSpacing w:val="0"/>
        <w:rPr>
          <w:b w:val="1"/>
        </w:rPr>
      </w:pPr>
      <w:r w:rsidDel="00000000" w:rsidR="00000000" w:rsidRPr="00000000">
        <w:rPr>
          <w:rtl w:val="0"/>
        </w:rPr>
      </w:r>
    </w:p>
    <w:p w:rsidR="00000000" w:rsidDel="00000000" w:rsidP="00000000" w:rsidRDefault="00000000" w:rsidRPr="00000000" w14:paraId="00000191">
      <w:pPr>
        <w:spacing w:line="276" w:lineRule="auto"/>
        <w:contextualSpacing w:val="0"/>
        <w:rPr>
          <w:ins w:author="Coreen John" w:id="1" w:date="2017-11-07T17:24:39Z"/>
          <w:b w:val="1"/>
          <w:u w:val="single"/>
          <w:rPrChange w:author="Coreen John" w:id="2" w:date="2017-11-07T17:24:39Z">
            <w:rPr>
              <w:b w:val="1"/>
            </w:rPr>
          </w:rPrChange>
        </w:rPr>
      </w:pPr>
      <w:ins w:author="Coreen John" w:id="1" w:date="2017-11-07T17:24:39Z">
        <w:r w:rsidDel="00000000" w:rsidR="00000000" w:rsidRPr="00000000">
          <w:rPr>
            <w:rtl w:val="0"/>
          </w:rPr>
        </w:r>
      </w:ins>
    </w:p>
    <w:p w:rsidR="00000000" w:rsidDel="00000000" w:rsidP="00000000" w:rsidRDefault="00000000" w:rsidRPr="00000000" w14:paraId="00000192">
      <w:pPr>
        <w:spacing w:line="276" w:lineRule="auto"/>
        <w:contextualSpacing w:val="0"/>
        <w:rPr>
          <w:ins w:author="Coreen John" w:id="3" w:date="2017-11-07T17:24:29Z"/>
          <w:b w:val="1"/>
          <w:u w:val="single"/>
          <w:rPrChange w:author="Coreen John" w:id="4" w:date="2017-11-07T17:24:29Z">
            <w:rPr>
              <w:b w:val="1"/>
            </w:rPr>
          </w:rPrChange>
        </w:rPr>
      </w:pPr>
      <w:ins w:author="Coreen John" w:id="3" w:date="2017-11-07T17:24:29Z">
        <w:r w:rsidDel="00000000" w:rsidR="00000000" w:rsidRPr="00000000">
          <w:rPr>
            <w:b w:val="1"/>
            <w:u w:val="single"/>
            <w:rtl w:val="0"/>
            <w:rPrChange w:author="Coreen John" w:id="4" w:date="2017-11-07T17:24:29Z">
              <w:rPr>
                <w:b w:val="1"/>
              </w:rPr>
            </w:rPrChange>
          </w:rPr>
          <w:t xml:space="preserve">System design</w:t>
        </w:r>
      </w:ins>
    </w:p>
    <w:p w:rsidR="00000000" w:rsidDel="00000000" w:rsidP="00000000" w:rsidRDefault="00000000" w:rsidRPr="00000000" w14:paraId="00000193">
      <w:pPr>
        <w:spacing w:line="276" w:lineRule="auto"/>
        <w:contextualSpacing w:val="0"/>
        <w:rPr>
          <w:ins w:author="Coreen John" w:id="3" w:date="2017-11-07T17:24:29Z"/>
          <w:b w:val="1"/>
          <w:u w:val="single"/>
          <w:rPrChange w:author="Coreen John" w:id="4" w:date="2017-11-07T17:24:29Z">
            <w:rPr>
              <w:b w:val="1"/>
            </w:rPr>
          </w:rPrChange>
        </w:rPr>
      </w:pPr>
      <w:ins w:author="Coreen John" w:id="3" w:date="2017-11-07T17:24:29Z">
        <w:r w:rsidDel="00000000" w:rsidR="00000000" w:rsidRPr="00000000">
          <w:rPr>
            <w:rtl w:val="0"/>
          </w:rPr>
        </w:r>
      </w:ins>
    </w:p>
    <w:p w:rsidR="00000000" w:rsidDel="00000000" w:rsidP="00000000" w:rsidRDefault="00000000" w:rsidRPr="00000000" w14:paraId="00000194">
      <w:pPr>
        <w:spacing w:line="276" w:lineRule="auto"/>
        <w:contextualSpacing w:val="0"/>
        <w:jc w:val="both"/>
        <w:rPr>
          <w:ins w:author="Coreen John" w:id="3" w:date="2017-11-07T17:24:29Z"/>
          <w:rPrChange w:author="Coreen John" w:id="4" w:date="2017-11-07T17:24:29Z">
            <w:rPr>
              <w:b w:val="1"/>
            </w:rPr>
          </w:rPrChange>
        </w:rPr>
      </w:pPr>
      <w:ins w:author="Coreen John" w:id="3" w:date="2017-11-07T17:24:29Z">
        <w:r w:rsidDel="00000000" w:rsidR="00000000" w:rsidRPr="00000000">
          <w:rPr>
            <w:rtl w:val="0"/>
            <w:rPrChange w:author="Coreen John" w:id="4" w:date="2017-11-07T17:24:29Z">
              <w:rPr>
                <w:b w:val="1"/>
              </w:rPr>
            </w:rPrChange>
          </w:rPr>
          <w:t xml:space="preserve">The system design would mainly focus on accessibility and have a very simple interface. The reasoning for this is our target market. One of our main target market focus is children and parents, and therefore we have to take into consideration the fact that they might not be technologically savvy. This is why the UML shows you a step by step basic guide how the system would interact with the user.</w:t>
        </w:r>
      </w:ins>
    </w:p>
    <w:p w:rsidR="00000000" w:rsidDel="00000000" w:rsidP="00000000" w:rsidRDefault="00000000" w:rsidRPr="00000000" w14:paraId="00000195">
      <w:pPr>
        <w:spacing w:line="276" w:lineRule="auto"/>
        <w:contextualSpacing w:val="0"/>
        <w:rPr>
          <w:ins w:author="Coreen John" w:id="3" w:date="2017-11-07T17:24:29Z"/>
          <w:b w:val="1"/>
          <w:rPrChange w:author="Coreen John" w:id="4" w:date="2017-11-07T17:24:29Z">
            <w:rPr>
              <w:b w:val="1"/>
            </w:rPr>
          </w:rPrChange>
        </w:rPr>
      </w:pPr>
      <w:ins w:author="Coreen John" w:id="3" w:date="2017-11-07T17:24:29Z">
        <w:r w:rsidDel="00000000" w:rsidR="00000000" w:rsidRPr="00000000">
          <w:rPr>
            <w:b w:val="1"/>
          </w:rPr>
          <w:drawing>
            <wp:inline distB="114300" distT="114300" distL="114300" distR="114300">
              <wp:extent cx="5734050" cy="4305300"/>
              <wp:effectExtent b="25400" l="25400" r="25400" t="25400"/>
              <wp:docPr descr="UML Case diagram.jpeg" id="1" name="image6.jpg"/>
              <a:graphic>
                <a:graphicData uri="http://schemas.openxmlformats.org/drawingml/2006/picture">
                  <pic:pic>
                    <pic:nvPicPr>
                      <pic:cNvPr descr="UML Case diagram.jpeg" id="0" name="image6.jpg"/>
                      <pic:cNvPicPr preferRelativeResize="0"/>
                    </pic:nvPicPr>
                    <pic:blipFill>
                      <a:blip r:embed="rId14"/>
                      <a:srcRect b="0" l="0" r="0" t="0"/>
                      <a:stretch>
                        <a:fillRect/>
                      </a:stretch>
                    </pic:blipFill>
                    <pic:spPr>
                      <a:xfrm>
                        <a:off x="0" y="0"/>
                        <a:ext cx="5734050" cy="4305300"/>
                      </a:xfrm>
                      <a:prstGeom prst="rect"/>
                      <a:ln w="25400">
                        <a:solidFill>
                          <a:srgbClr val="000000"/>
                        </a:solidFill>
                        <a:prstDash val="solid"/>
                      </a:ln>
                    </pic:spPr>
                  </pic:pic>
                </a:graphicData>
              </a:graphic>
            </wp:inline>
          </w:drawing>
        </w:r>
        <w:r w:rsidDel="00000000" w:rsidR="00000000" w:rsidRPr="00000000">
          <w:rPr>
            <w:rtl w:val="0"/>
          </w:rPr>
        </w:r>
      </w:ins>
    </w:p>
    <w:p w:rsidR="00000000" w:rsidDel="00000000" w:rsidP="00000000" w:rsidRDefault="00000000" w:rsidRPr="00000000" w14:paraId="00000196">
      <w:pPr>
        <w:spacing w:line="276" w:lineRule="auto"/>
        <w:contextualSpacing w:val="0"/>
        <w:jc w:val="both"/>
        <w:rPr>
          <w:ins w:author="Coreen John" w:id="3" w:date="2017-11-07T17:24:29Z"/>
          <w:rPrChange w:author="Coreen John" w:id="4" w:date="2017-11-07T17:24:29Z">
            <w:rPr>
              <w:b w:val="1"/>
            </w:rPr>
          </w:rPrChange>
        </w:rPr>
      </w:pPr>
      <w:ins w:author="Coreen John" w:id="3" w:date="2017-11-07T17:24:29Z">
        <w:r w:rsidDel="00000000" w:rsidR="00000000" w:rsidRPr="00000000">
          <w:rPr>
            <w:rtl w:val="0"/>
            <w:rPrChange w:author="Coreen John" w:id="4" w:date="2017-11-07T17:24:29Z">
              <w:rPr>
                <w:b w:val="1"/>
              </w:rPr>
            </w:rPrChange>
          </w:rPr>
          <w:t xml:space="preserve">When the student enters the system, the first step is that they enter their login details, if not they can create a account which will take their university email address as well as their skills and languages Afterwards they can always check out their profiles and edit their settings this includes:</w:t>
        </w:r>
      </w:ins>
    </w:p>
    <w:p w:rsidR="00000000" w:rsidDel="00000000" w:rsidP="00000000" w:rsidRDefault="00000000" w:rsidRPr="00000000" w14:paraId="00000197">
      <w:pPr>
        <w:spacing w:line="276" w:lineRule="auto"/>
        <w:contextualSpacing w:val="0"/>
        <w:rPr>
          <w:ins w:author="Coreen John" w:id="3" w:date="2017-11-07T17:24:29Z"/>
          <w:rPrChange w:author="Coreen John" w:id="4" w:date="2017-11-07T17:24:29Z">
            <w:rPr>
              <w:b w:val="1"/>
            </w:rPr>
          </w:rPrChange>
        </w:rPr>
      </w:pPr>
      <w:ins w:author="Coreen John" w:id="3" w:date="2017-11-07T17:24:29Z">
        <w:r w:rsidDel="00000000" w:rsidR="00000000" w:rsidRPr="00000000">
          <w:rPr>
            <w:rtl w:val="0"/>
          </w:rPr>
        </w:r>
      </w:ins>
    </w:p>
    <w:p w:rsidR="00000000" w:rsidDel="00000000" w:rsidP="00000000" w:rsidRDefault="00000000" w:rsidRPr="00000000" w14:paraId="00000198">
      <w:pPr>
        <w:numPr>
          <w:ilvl w:val="0"/>
          <w:numId w:val="3"/>
        </w:numPr>
        <w:spacing w:line="276" w:lineRule="auto"/>
        <w:ind w:left="720" w:hanging="360"/>
        <w:contextualSpacing w:val="1"/>
        <w:rPr>
          <w:ins w:author="Coreen John" w:id="3" w:date="2017-11-07T17:24:29Z"/>
        </w:rPr>
      </w:pPr>
      <w:ins w:author="Coreen John" w:id="3" w:date="2017-11-07T17:24:29Z">
        <w:r w:rsidDel="00000000" w:rsidR="00000000" w:rsidRPr="00000000">
          <w:rPr>
            <w:rtl w:val="0"/>
            <w:rPrChange w:author="Coreen John" w:id="4" w:date="2017-11-07T17:24:29Z">
              <w:rPr>
                <w:b w:val="1"/>
              </w:rPr>
            </w:rPrChange>
          </w:rPr>
          <w:t xml:space="preserve">Change of skills</w:t>
        </w:r>
      </w:ins>
    </w:p>
    <w:p w:rsidR="00000000" w:rsidDel="00000000" w:rsidP="00000000" w:rsidRDefault="00000000" w:rsidRPr="00000000" w14:paraId="00000199">
      <w:pPr>
        <w:numPr>
          <w:ilvl w:val="0"/>
          <w:numId w:val="3"/>
        </w:numPr>
        <w:spacing w:line="276" w:lineRule="auto"/>
        <w:ind w:left="720" w:hanging="360"/>
        <w:contextualSpacing w:val="1"/>
        <w:rPr>
          <w:ins w:author="Coreen John" w:id="3" w:date="2017-11-07T17:24:29Z"/>
        </w:rPr>
      </w:pPr>
      <w:ins w:author="Coreen John" w:id="3" w:date="2017-11-07T17:24:29Z">
        <w:r w:rsidDel="00000000" w:rsidR="00000000" w:rsidRPr="00000000">
          <w:rPr>
            <w:rtl w:val="0"/>
            <w:rPrChange w:author="Coreen John" w:id="4" w:date="2017-11-07T17:24:29Z">
              <w:rPr>
                <w:b w:val="1"/>
              </w:rPr>
            </w:rPrChange>
          </w:rPr>
          <w:t xml:space="preserve">Leave a paragraph about themselves</w:t>
        </w:r>
      </w:ins>
    </w:p>
    <w:p w:rsidR="00000000" w:rsidDel="00000000" w:rsidP="00000000" w:rsidRDefault="00000000" w:rsidRPr="00000000" w14:paraId="0000019A">
      <w:pPr>
        <w:numPr>
          <w:ilvl w:val="0"/>
          <w:numId w:val="3"/>
        </w:numPr>
        <w:spacing w:line="276" w:lineRule="auto"/>
        <w:ind w:left="720" w:hanging="360"/>
        <w:contextualSpacing w:val="1"/>
        <w:rPr>
          <w:ins w:author="Coreen John" w:id="3" w:date="2017-11-07T17:24:29Z"/>
        </w:rPr>
      </w:pPr>
      <w:ins w:author="Coreen John" w:id="3" w:date="2017-11-07T17:24:29Z">
        <w:r w:rsidDel="00000000" w:rsidR="00000000" w:rsidRPr="00000000">
          <w:rPr>
            <w:rtl w:val="0"/>
            <w:rPrChange w:author="Coreen John" w:id="4" w:date="2017-11-07T17:24:29Z">
              <w:rPr>
                <w:b w:val="1"/>
              </w:rPr>
            </w:rPrChange>
          </w:rPr>
          <w:t xml:space="preserve">Add a picture of themselves</w:t>
        </w:r>
      </w:ins>
    </w:p>
    <w:p w:rsidR="00000000" w:rsidDel="00000000" w:rsidP="00000000" w:rsidRDefault="00000000" w:rsidRPr="00000000" w14:paraId="0000019B">
      <w:pPr>
        <w:numPr>
          <w:ilvl w:val="0"/>
          <w:numId w:val="3"/>
        </w:numPr>
        <w:spacing w:line="276" w:lineRule="auto"/>
        <w:ind w:left="720" w:hanging="360"/>
        <w:contextualSpacing w:val="1"/>
        <w:rPr>
          <w:ins w:author="Coreen John" w:id="3" w:date="2017-11-07T17:24:29Z"/>
        </w:rPr>
      </w:pPr>
      <w:ins w:author="Coreen John" w:id="3" w:date="2017-11-07T17:24:29Z">
        <w:r w:rsidDel="00000000" w:rsidR="00000000" w:rsidRPr="00000000">
          <w:rPr>
            <w:rtl w:val="0"/>
            <w:rPrChange w:author="Coreen John" w:id="4" w:date="2017-11-07T17:24:29Z">
              <w:rPr>
                <w:b w:val="1"/>
              </w:rPr>
            </w:rPrChange>
          </w:rPr>
          <w:t xml:space="preserve">Be able to deactivate their account </w:t>
        </w:r>
      </w:ins>
    </w:p>
    <w:p w:rsidR="00000000" w:rsidDel="00000000" w:rsidP="00000000" w:rsidRDefault="00000000" w:rsidRPr="00000000" w14:paraId="0000019C">
      <w:pPr>
        <w:numPr>
          <w:ilvl w:val="0"/>
          <w:numId w:val="3"/>
        </w:numPr>
        <w:spacing w:line="276" w:lineRule="auto"/>
        <w:ind w:left="720" w:hanging="360"/>
        <w:contextualSpacing w:val="1"/>
        <w:rPr>
          <w:ins w:author="Coreen John" w:id="3" w:date="2017-11-07T17:24:29Z"/>
        </w:rPr>
      </w:pPr>
      <w:ins w:author="Coreen John" w:id="3" w:date="2017-11-07T17:24:29Z">
        <w:r w:rsidDel="00000000" w:rsidR="00000000" w:rsidRPr="00000000">
          <w:rPr>
            <w:rtl w:val="0"/>
            <w:rPrChange w:author="Coreen John" w:id="4" w:date="2017-11-07T17:24:29Z">
              <w:rPr>
                <w:b w:val="1"/>
              </w:rPr>
            </w:rPrChange>
          </w:rPr>
          <w:t xml:space="preserve">Check if anyone has accepted their applications</w:t>
        </w:r>
      </w:ins>
    </w:p>
    <w:p w:rsidR="00000000" w:rsidDel="00000000" w:rsidP="00000000" w:rsidRDefault="00000000" w:rsidRPr="00000000" w14:paraId="0000019D">
      <w:pPr>
        <w:numPr>
          <w:ilvl w:val="0"/>
          <w:numId w:val="3"/>
        </w:numPr>
        <w:spacing w:line="276" w:lineRule="auto"/>
        <w:ind w:left="720" w:hanging="360"/>
        <w:contextualSpacing w:val="1"/>
        <w:rPr>
          <w:ins w:author="Coreen John" w:id="3" w:date="2017-11-07T17:24:29Z"/>
        </w:rPr>
      </w:pPr>
      <w:ins w:author="Coreen John" w:id="3" w:date="2017-11-07T17:24:29Z">
        <w:r w:rsidDel="00000000" w:rsidR="00000000" w:rsidRPr="00000000">
          <w:rPr>
            <w:rtl w:val="0"/>
            <w:rPrChange w:author="Coreen John" w:id="4" w:date="2017-11-07T17:24:29Z">
              <w:rPr>
                <w:b w:val="1"/>
              </w:rPr>
            </w:rPrChange>
          </w:rPr>
          <w:t xml:space="preserve">Check their previous messages</w:t>
        </w:r>
      </w:ins>
    </w:p>
    <w:p w:rsidR="00000000" w:rsidDel="00000000" w:rsidP="00000000" w:rsidRDefault="00000000" w:rsidRPr="00000000" w14:paraId="0000019E">
      <w:pPr>
        <w:spacing w:line="276" w:lineRule="auto"/>
        <w:contextualSpacing w:val="0"/>
        <w:rPr>
          <w:ins w:author="Coreen John" w:id="3" w:date="2017-11-07T17:24:29Z"/>
          <w:rPrChange w:author="Coreen John" w:id="4" w:date="2017-11-07T17:24:29Z">
            <w:rPr>
              <w:b w:val="1"/>
            </w:rPr>
          </w:rPrChange>
        </w:rPr>
      </w:pPr>
      <w:ins w:author="Coreen John" w:id="3" w:date="2017-11-07T17:24:29Z">
        <w:r w:rsidDel="00000000" w:rsidR="00000000" w:rsidRPr="00000000">
          <w:rPr>
            <w:rtl w:val="0"/>
          </w:rPr>
        </w:r>
      </w:ins>
    </w:p>
    <w:p w:rsidR="00000000" w:rsidDel="00000000" w:rsidP="00000000" w:rsidRDefault="00000000" w:rsidRPr="00000000" w14:paraId="0000019F">
      <w:pPr>
        <w:spacing w:line="276" w:lineRule="auto"/>
        <w:contextualSpacing w:val="0"/>
        <w:rPr>
          <w:ins w:author="Coreen John" w:id="3" w:date="2017-11-07T17:24:29Z"/>
          <w:rPrChange w:author="Coreen John" w:id="4" w:date="2017-11-07T17:24:29Z">
            <w:rPr>
              <w:b w:val="1"/>
            </w:rPr>
          </w:rPrChange>
        </w:rPr>
      </w:pPr>
      <w:ins w:author="Coreen John" w:id="3" w:date="2017-11-07T17:24:29Z">
        <w:r w:rsidDel="00000000" w:rsidR="00000000" w:rsidRPr="00000000">
          <w:rPr>
            <w:rtl w:val="0"/>
          </w:rPr>
        </w:r>
      </w:ins>
    </w:p>
    <w:p w:rsidR="00000000" w:rsidDel="00000000" w:rsidP="00000000" w:rsidRDefault="00000000" w:rsidRPr="00000000" w14:paraId="000001A0">
      <w:pPr>
        <w:spacing w:line="276" w:lineRule="auto"/>
        <w:contextualSpacing w:val="0"/>
        <w:rPr>
          <w:ins w:author="Coreen John" w:id="3" w:date="2017-11-07T17:24:29Z"/>
          <w:rPrChange w:author="Coreen John" w:id="4" w:date="2017-11-07T17:24:29Z">
            <w:rPr>
              <w:b w:val="1"/>
            </w:rPr>
          </w:rPrChange>
        </w:rPr>
      </w:pPr>
      <w:ins w:author="Coreen John" w:id="3" w:date="2017-11-07T17:24:29Z">
        <w:r w:rsidDel="00000000" w:rsidR="00000000" w:rsidRPr="00000000">
          <w:rPr>
            <w:rtl w:val="0"/>
            <w:rPrChange w:author="Coreen John" w:id="4" w:date="2017-11-07T17:24:29Z">
              <w:rPr>
                <w:b w:val="1"/>
              </w:rPr>
            </w:rPrChange>
          </w:rPr>
          <w:t xml:space="preserve">Then they can start finding matches such as who needs tutoring and start applying for the different job roles. They can also message their accepted roles and agree on meetup times and track their earnings made through the program.</w:t>
        </w:r>
      </w:ins>
    </w:p>
    <w:p w:rsidR="00000000" w:rsidDel="00000000" w:rsidP="00000000" w:rsidRDefault="00000000" w:rsidRPr="00000000" w14:paraId="000001A1">
      <w:pPr>
        <w:spacing w:line="276" w:lineRule="auto"/>
        <w:contextualSpacing w:val="0"/>
        <w:rPr>
          <w:ins w:author="Coreen John" w:id="3" w:date="2017-11-07T17:24:29Z"/>
          <w:rPrChange w:author="Coreen John" w:id="4" w:date="2017-11-07T17:24:29Z">
            <w:rPr>
              <w:b w:val="1"/>
            </w:rPr>
          </w:rPrChange>
        </w:rPr>
      </w:pPr>
      <w:ins w:author="Coreen John" w:id="3" w:date="2017-11-07T17:24:29Z">
        <w:r w:rsidDel="00000000" w:rsidR="00000000" w:rsidRPr="00000000">
          <w:rPr>
            <w:rtl w:val="0"/>
          </w:rPr>
        </w:r>
      </w:ins>
    </w:p>
    <w:p w:rsidR="00000000" w:rsidDel="00000000" w:rsidP="00000000" w:rsidRDefault="00000000" w:rsidRPr="00000000" w14:paraId="000001A2">
      <w:pPr>
        <w:spacing w:line="276" w:lineRule="auto"/>
        <w:contextualSpacing w:val="0"/>
        <w:jc w:val="both"/>
        <w:rPr>
          <w:ins w:author="Coreen John" w:id="3" w:date="2017-11-07T17:24:29Z"/>
          <w:b w:val="1"/>
          <w:rPrChange w:author="Coreen John" w:id="4" w:date="2017-11-07T17:24:29Z">
            <w:rPr>
              <w:b w:val="1"/>
            </w:rPr>
          </w:rPrChange>
        </w:rPr>
      </w:pPr>
      <w:ins w:author="Coreen John" w:id="3" w:date="2017-11-07T17:24:29Z">
        <w:r w:rsidDel="00000000" w:rsidR="00000000" w:rsidRPr="00000000">
          <w:rPr>
            <w:b w:val="1"/>
            <w:rtl w:val="0"/>
            <w:rPrChange w:author="Coreen John" w:id="4" w:date="2017-11-07T17:24:29Z">
              <w:rPr>
                <w:b w:val="1"/>
              </w:rPr>
            </w:rPrChange>
          </w:rPr>
          <w:t xml:space="preserve">Parent</w:t>
        </w:r>
      </w:ins>
    </w:p>
    <w:p w:rsidR="00000000" w:rsidDel="00000000" w:rsidP="00000000" w:rsidRDefault="00000000" w:rsidRPr="00000000" w14:paraId="000001A3">
      <w:pPr>
        <w:spacing w:line="276" w:lineRule="auto"/>
        <w:contextualSpacing w:val="0"/>
        <w:jc w:val="both"/>
        <w:rPr>
          <w:ins w:author="Coreen John" w:id="3" w:date="2017-11-07T17:24:29Z"/>
          <w:b w:val="1"/>
          <w:rPrChange w:author="Coreen John" w:id="4" w:date="2017-11-07T17:24:29Z">
            <w:rPr>
              <w:b w:val="1"/>
            </w:rPr>
          </w:rPrChange>
        </w:rPr>
      </w:pPr>
      <w:ins w:author="Coreen John" w:id="3" w:date="2017-11-07T17:24:29Z">
        <w:r w:rsidDel="00000000" w:rsidR="00000000" w:rsidRPr="00000000">
          <w:rPr>
            <w:rtl w:val="0"/>
          </w:rPr>
        </w:r>
      </w:ins>
    </w:p>
    <w:p w:rsidR="00000000" w:rsidDel="00000000" w:rsidP="00000000" w:rsidRDefault="00000000" w:rsidRPr="00000000" w14:paraId="000001A4">
      <w:pPr>
        <w:spacing w:line="276" w:lineRule="auto"/>
        <w:contextualSpacing w:val="0"/>
        <w:jc w:val="both"/>
        <w:rPr>
          <w:ins w:author="Coreen John" w:id="3" w:date="2017-11-07T17:24:29Z"/>
          <w:rPrChange w:author="Coreen John" w:id="4" w:date="2017-11-07T17:24:29Z">
            <w:rPr>
              <w:b w:val="1"/>
            </w:rPr>
          </w:rPrChange>
        </w:rPr>
      </w:pPr>
      <w:ins w:author="Coreen John" w:id="3" w:date="2017-11-07T17:24:29Z">
        <w:r w:rsidDel="00000000" w:rsidR="00000000" w:rsidRPr="00000000">
          <w:rPr>
            <w:rtl w:val="0"/>
            <w:rPrChange w:author="Coreen John" w:id="4" w:date="2017-11-07T17:24:29Z">
              <w:rPr>
                <w:b w:val="1"/>
              </w:rPr>
            </w:rPrChange>
          </w:rPr>
          <w:t xml:space="preserve">The parent would have a different experience but it would start of very similar in a sense where they can enter in their login details and see what jobs they have posted and if they have any replies. They can start viewing the profiles of the students who have applied for their postings and decide to message one and accept them once they have agreed on one student. They can then leave feedback for their students whether the tutoring session was good or not.</w:t>
        </w:r>
      </w:ins>
    </w:p>
    <w:p w:rsidR="00000000" w:rsidDel="00000000" w:rsidP="00000000" w:rsidRDefault="00000000" w:rsidRPr="00000000" w14:paraId="000001A5">
      <w:pPr>
        <w:spacing w:line="276" w:lineRule="auto"/>
        <w:contextualSpacing w:val="0"/>
        <w:jc w:val="both"/>
        <w:rPr>
          <w:ins w:author="Coreen John" w:id="3" w:date="2017-11-07T17:24:29Z"/>
          <w:rPrChange w:author="Coreen John" w:id="4" w:date="2017-11-07T17:24:29Z">
            <w:rPr>
              <w:b w:val="1"/>
            </w:rPr>
          </w:rPrChange>
        </w:rPr>
      </w:pPr>
      <w:ins w:author="Coreen John" w:id="3" w:date="2017-11-07T17:24:29Z">
        <w:r w:rsidDel="00000000" w:rsidR="00000000" w:rsidRPr="00000000">
          <w:rPr>
            <w:rtl w:val="0"/>
          </w:rPr>
        </w:r>
      </w:ins>
    </w:p>
    <w:p w:rsidR="00000000" w:rsidDel="00000000" w:rsidP="00000000" w:rsidRDefault="00000000" w:rsidRPr="00000000" w14:paraId="000001A6">
      <w:pPr>
        <w:spacing w:line="276" w:lineRule="auto"/>
        <w:contextualSpacing w:val="0"/>
        <w:jc w:val="both"/>
        <w:rPr>
          <w:ins w:author="Coreen John" w:id="3" w:date="2017-11-07T17:24:29Z"/>
          <w:rPrChange w:author="Coreen John" w:id="4" w:date="2017-11-07T17:24:29Z">
            <w:rPr>
              <w:b w:val="1"/>
            </w:rPr>
          </w:rPrChange>
        </w:rPr>
      </w:pPr>
      <w:ins w:author="Coreen John" w:id="3" w:date="2017-11-07T17:24:29Z">
        <w:r w:rsidDel="00000000" w:rsidR="00000000" w:rsidRPr="00000000">
          <w:rPr>
            <w:rtl w:val="0"/>
            <w:rPrChange w:author="Coreen John" w:id="4" w:date="2017-11-07T17:24:29Z">
              <w:rPr>
                <w:b w:val="1"/>
              </w:rPr>
            </w:rPrChange>
          </w:rPr>
          <w:t xml:space="preserve">The system would not 2 types of interface, one for the students which can be a little more advanced and would have more features while the other for the parents would have to be very simplistic to use. We have to consider accessibility issues like language barriers, therefore we would implement a multi language feature. We would also have a voice recognition feature where users can speak and it would try and detect the words so it makes it easier to type.</w:t>
        </w:r>
      </w:ins>
    </w:p>
    <w:p w:rsidR="00000000" w:rsidDel="00000000" w:rsidP="00000000" w:rsidRDefault="00000000" w:rsidRPr="00000000" w14:paraId="000001A7">
      <w:pPr>
        <w:contextualSpacing w:val="0"/>
        <w:rPr>
          <w:del w:author="Coreen John" w:id="3" w:date="2017-11-07T17:24:29Z"/>
          <w:rPrChange w:author="Coreen John" w:id="4" w:date="2017-11-07T17:24:29Z">
            <w:rPr/>
          </w:rPrChange>
        </w:rPr>
      </w:pPr>
      <w:del w:author="Coreen John" w:id="3" w:date="2017-11-07T17:24:29Z">
        <w:r w:rsidDel="00000000" w:rsidR="00000000" w:rsidRPr="00000000">
          <w:rPr>
            <w:rtl w:val="0"/>
            <w:rPrChange w:author="Coreen John" w:id="4" w:date="2017-11-07T17:24:29Z">
              <w:rPr>
                <w:i w:val="1"/>
                <w:color w:val="ff0000"/>
              </w:rPr>
            </w:rPrChange>
          </w:rPr>
          <w:delText xml:space="preserve">Insert UML</w:delText>
        </w:r>
        <w:r w:rsidDel="00000000" w:rsidR="00000000" w:rsidRPr="00000000">
          <w:rPr>
            <w:rtl w:val="0"/>
            <w:rPrChange w:author="Coreen John" w:id="4" w:date="2017-11-07T17:24:29Z">
              <w:rPr>
                <w:color w:val="ff0000"/>
              </w:rPr>
            </w:rPrChange>
          </w:rPr>
          <w:delText xml:space="preserve"> [</w:delText>
        </w:r>
        <w:r w:rsidDel="00000000" w:rsidR="00000000" w:rsidRPr="00000000">
          <w:rPr>
            <w:rtl w:val="0"/>
            <w:rPrChange w:author="Coreen John" w:id="4" w:date="2017-11-07T17:24:29Z">
              <w:rPr/>
            </w:rPrChange>
          </w:rPr>
          <w:delText xml:space="preserve">what are the main business processes - executed by a function.] display a student’s profile, match a student to a college, update a profile </w:delText>
        </w:r>
      </w:del>
    </w:p>
    <w:p w:rsidR="00000000" w:rsidDel="00000000" w:rsidP="00000000" w:rsidRDefault="00000000" w:rsidRPr="00000000" w14:paraId="000001A8">
      <w:pPr>
        <w:spacing w:before="240" w:line="261" w:lineRule="auto"/>
        <w:contextualSpacing w:val="0"/>
        <w:rPr>
          <w:i w:val="1"/>
          <w:color w:val="ff0000"/>
          <w:rPrChange w:author="Coreen John" w:id="4" w:date="2017-11-07T17:24:29Z">
            <w:rPr/>
          </w:rPrChange>
        </w:rPr>
      </w:pPr>
      <w:del w:author="Coreen John" w:id="3" w:date="2017-11-07T17:24:29Z">
        <w:r w:rsidDel="00000000" w:rsidR="00000000" w:rsidRPr="00000000">
          <w:rPr>
            <w:rtl w:val="0"/>
            <w:rPrChange w:author="Coreen John" w:id="4" w:date="2017-11-07T17:24:29Z">
              <w:rPr/>
            </w:rPrChange>
          </w:rPr>
          <w:delText xml:space="preserve">Show the direction of the functions - </w:delText>
        </w:r>
      </w:del>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contextualSpacing w:val="0"/>
        <w:rPr>
          <w:del w:author="Coreen John" w:id="5" w:date="2017-11-07T17:26:59Z"/>
        </w:rPr>
      </w:pPr>
      <w:del w:author="Coreen John" w:id="5" w:date="2017-11-07T17:26:59Z">
        <w:r w:rsidDel="00000000" w:rsidR="00000000" w:rsidRPr="00000000">
          <w:pict>
            <v:rect style="width:0.0pt;height:1.5pt" o:hr="t" o:hrstd="t" o:hralign="center" fillcolor="#A0A0A0" stroked="f"/>
          </w:pict>
        </w:r>
        <w:r w:rsidDel="00000000" w:rsidR="00000000" w:rsidRPr="00000000">
          <w:rPr>
            <w:rtl w:val="0"/>
          </w:rPr>
        </w:r>
      </w:del>
    </w:p>
    <w:p w:rsidR="00000000" w:rsidDel="00000000" w:rsidP="00000000" w:rsidRDefault="00000000" w:rsidRPr="00000000" w14:paraId="000001AB">
      <w:pPr>
        <w:contextualSpacing w:val="0"/>
        <w:jc w:val="center"/>
        <w:rPr>
          <w:del w:author="Coreen John" w:id="5" w:date="2017-11-07T17:26:59Z"/>
          <w:b w:val="1"/>
        </w:rPr>
      </w:pPr>
      <w:del w:author="Coreen John" w:id="5" w:date="2017-11-07T17:26:59Z">
        <w:r w:rsidDel="00000000" w:rsidR="00000000" w:rsidRPr="00000000">
          <w:rPr>
            <w:b w:val="1"/>
            <w:sz w:val="20"/>
            <w:szCs w:val="20"/>
            <w:rtl w:val="0"/>
          </w:rPr>
          <w:delText xml:space="preserve">Case diagram</w:delText>
        </w:r>
        <w:r w:rsidDel="00000000" w:rsidR="00000000" w:rsidRPr="00000000">
          <w:pict>
            <v:rect style="width:0.0pt;height:1.5pt" o:hr="t" o:hrstd="t" o:hralign="center" fillcolor="#A0A0A0" stroked="f"/>
          </w:pict>
        </w:r>
        <w:r w:rsidDel="00000000" w:rsidR="00000000" w:rsidRPr="00000000">
          <w:rPr>
            <w:rtl w:val="0"/>
          </w:rPr>
        </w:r>
      </w:del>
    </w:p>
    <w:p w:rsidR="00000000" w:rsidDel="00000000" w:rsidP="00000000" w:rsidRDefault="00000000" w:rsidRPr="00000000" w14:paraId="000001AC">
      <w:pPr>
        <w:contextualSpacing w:val="0"/>
        <w:rPr>
          <w:del w:author="Coreen John" w:id="5" w:date="2017-11-07T17:26:59Z"/>
          <w:b w:val="1"/>
        </w:rPr>
      </w:pPr>
      <w:del w:author="Coreen John" w:id="5" w:date="2017-11-07T17:26:59Z">
        <w:r w:rsidDel="00000000" w:rsidR="00000000" w:rsidRPr="00000000">
          <w:rPr>
            <w:rtl w:val="0"/>
          </w:rPr>
        </w:r>
      </w:del>
    </w:p>
    <w:p w:rsidR="00000000" w:rsidDel="00000000" w:rsidP="00000000" w:rsidRDefault="00000000" w:rsidRPr="00000000" w14:paraId="000001AD">
      <w:pPr>
        <w:contextualSpacing w:val="0"/>
        <w:rPr>
          <w:del w:author="Coreen John" w:id="5" w:date="2017-11-07T17:26:59Z"/>
        </w:rPr>
      </w:pPr>
      <w:del w:author="Coreen John" w:id="5" w:date="2017-11-07T17:26:59Z">
        <w:r w:rsidDel="00000000" w:rsidR="00000000" w:rsidRPr="00000000">
          <w:rPr>
            <w:rtl w:val="0"/>
          </w:rPr>
          <w:delText xml:space="preserve">[THINK THIS IS THE SAME AS ABOVE]</w:delText>
        </w:r>
      </w:del>
    </w:p>
    <w:p w:rsidR="00000000" w:rsidDel="00000000" w:rsidP="00000000" w:rsidRDefault="00000000" w:rsidRPr="00000000" w14:paraId="000001AE">
      <w:pPr>
        <w:contextualSpacing w:val="0"/>
        <w:rPr>
          <w:del w:author="Coreen John" w:id="5" w:date="2017-11-07T17:26:59Z"/>
        </w:rPr>
      </w:pPr>
      <w:del w:author="Coreen John" w:id="5" w:date="2017-11-07T17:26:59Z">
        <w:r w:rsidDel="00000000" w:rsidR="00000000" w:rsidRPr="00000000">
          <w:rPr>
            <w:rtl w:val="0"/>
          </w:rPr>
        </w:r>
      </w:del>
    </w:p>
    <w:p w:rsidR="00000000" w:rsidDel="00000000" w:rsidP="00000000" w:rsidRDefault="00000000" w:rsidRPr="00000000" w14:paraId="000001AF">
      <w:pPr>
        <w:contextualSpacing w:val="0"/>
        <w:rPr>
          <w:del w:author="Coreen John" w:id="5" w:date="2017-11-07T17:26:59Z"/>
        </w:rPr>
      </w:pPr>
      <w:del w:author="Coreen John" w:id="5" w:date="2017-11-07T17:26:59Z">
        <w:r w:rsidDel="00000000" w:rsidR="00000000" w:rsidRPr="00000000">
          <w:rPr>
            <w:rtl w:val="0"/>
          </w:rPr>
        </w:r>
      </w:del>
    </w:p>
    <w:p w:rsidR="00000000" w:rsidDel="00000000" w:rsidP="00000000" w:rsidRDefault="00000000" w:rsidRPr="00000000" w14:paraId="000001B0">
      <w:pPr>
        <w:contextualSpacing w:val="0"/>
        <w:rPr/>
      </w:pPr>
      <w:r w:rsidDel="00000000" w:rsidR="00000000" w:rsidRPr="00000000">
        <w:rPr>
          <w:rtl w:val="0"/>
        </w:rPr>
      </w:r>
    </w:p>
    <w:p w:rsidR="00000000" w:rsidDel="00000000" w:rsidP="00000000" w:rsidRDefault="00000000" w:rsidRPr="00000000" w14:paraId="000001B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2">
      <w:pPr>
        <w:contextualSpacing w:val="0"/>
        <w:jc w:val="center"/>
        <w:rPr>
          <w:b w:val="1"/>
          <w:sz w:val="20"/>
          <w:szCs w:val="20"/>
        </w:rPr>
      </w:pPr>
      <w:r w:rsidDel="00000000" w:rsidR="00000000" w:rsidRPr="00000000">
        <w:rPr>
          <w:b w:val="1"/>
          <w:sz w:val="20"/>
          <w:szCs w:val="20"/>
          <w:rtl w:val="0"/>
        </w:rPr>
        <w:t xml:space="preserve">Sequence diagram / Full activity diagram</w:t>
      </w:r>
    </w:p>
    <w:p w:rsidR="00000000" w:rsidDel="00000000" w:rsidP="00000000" w:rsidRDefault="00000000" w:rsidRPr="00000000" w14:paraId="000001B3">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4">
      <w:pPr>
        <w:contextualSpacing w:val="0"/>
        <w:rPr>
          <w:b w:val="1"/>
        </w:rPr>
      </w:pPr>
      <w:r w:rsidDel="00000000" w:rsidR="00000000" w:rsidRPr="00000000">
        <w:rPr>
          <w:rtl w:val="0"/>
        </w:rPr>
      </w:r>
    </w:p>
    <w:p w:rsidR="00000000" w:rsidDel="00000000" w:rsidP="00000000" w:rsidRDefault="00000000" w:rsidRPr="00000000" w14:paraId="000001B5">
      <w:pPr>
        <w:contextualSpacing w:val="0"/>
        <w:rPr>
          <w:ins w:author="Coreen John" w:id="6" w:date="2017-11-07T17:27:33Z"/>
          <w:b w:val="1"/>
        </w:rPr>
      </w:pPr>
      <w:r w:rsidDel="00000000" w:rsidR="00000000" w:rsidRPr="00000000">
        <w:rPr>
          <w:b w:val="1"/>
          <w:rtl w:val="0"/>
        </w:rPr>
        <w:t xml:space="preserve">Insert Storyboard </w:t>
      </w:r>
      <w:ins w:author="Coreen John" w:id="6" w:date="2017-11-07T17:27:33Z">
        <w:r w:rsidDel="00000000" w:rsidR="00000000" w:rsidRPr="00000000">
          <w:rPr>
            <w:rtl w:val="0"/>
          </w:rPr>
        </w:r>
      </w:ins>
    </w:p>
    <w:p w:rsidR="00000000" w:rsidDel="00000000" w:rsidP="00000000" w:rsidRDefault="00000000" w:rsidRPr="00000000" w14:paraId="000001B6">
      <w:pPr>
        <w:contextualSpacing w:val="0"/>
        <w:rPr>
          <w:ins w:author="Coreen John" w:id="6" w:date="2017-11-07T17:27:33Z"/>
          <w:b w:val="1"/>
        </w:rPr>
      </w:pPr>
      <w:ins w:author="Coreen John" w:id="6" w:date="2017-11-07T17:27:33Z">
        <w:r w:rsidDel="00000000" w:rsidR="00000000" w:rsidRPr="00000000">
          <w:rPr>
            <w:rtl w:val="0"/>
          </w:rPr>
        </w:r>
      </w:ins>
    </w:p>
    <w:p w:rsidR="00000000" w:rsidDel="00000000" w:rsidP="00000000" w:rsidRDefault="00000000" w:rsidRPr="00000000" w14:paraId="000001B7">
      <w:pPr>
        <w:contextualSpacing w:val="0"/>
        <w:rPr>
          <w:b w:val="1"/>
        </w:rPr>
      </w:pPr>
      <w:r w:rsidDel="00000000" w:rsidR="00000000" w:rsidRPr="00000000">
        <w:rPr>
          <w:rtl w:val="0"/>
        </w:rPr>
      </w:r>
    </w:p>
    <w:p w:rsidR="00000000" w:rsidDel="00000000" w:rsidP="00000000" w:rsidRDefault="00000000" w:rsidRPr="00000000" w14:paraId="000001B8">
      <w:pPr>
        <w:contextualSpacing w:val="0"/>
        <w:jc w:val="center"/>
        <w:rPr>
          <w:ins w:author="Coreen John" w:id="7" w:date="2017-11-07T17:30:01Z"/>
          <w:b w:val="1"/>
        </w:rPr>
      </w:pPr>
      <w:ins w:author="Coreen John" w:id="7" w:date="2017-11-07T17:30:01Z">
        <w:r w:rsidDel="00000000" w:rsidR="00000000" w:rsidRPr="00000000">
          <w:rPr>
            <w:b w:val="1"/>
          </w:rPr>
          <w:drawing>
            <wp:inline distB="114300" distT="114300" distL="114300" distR="114300">
              <wp:extent cx="4710113" cy="3470609"/>
              <wp:effectExtent b="0" l="0" r="0" t="0"/>
              <wp:docPr descr="Screen Shot 2017-11-07 at 17.29.49.png" id="6" name="image20.png"/>
              <a:graphic>
                <a:graphicData uri="http://schemas.openxmlformats.org/drawingml/2006/picture">
                  <pic:pic>
                    <pic:nvPicPr>
                      <pic:cNvPr descr="Screen Shot 2017-11-07 at 17.29.49.png" id="0" name="image20.png"/>
                      <pic:cNvPicPr preferRelativeResize="0"/>
                    </pic:nvPicPr>
                    <pic:blipFill>
                      <a:blip r:embed="rId15"/>
                      <a:srcRect b="0" l="0" r="0" t="0"/>
                      <a:stretch>
                        <a:fillRect/>
                      </a:stretch>
                    </pic:blipFill>
                    <pic:spPr>
                      <a:xfrm>
                        <a:off x="0" y="0"/>
                        <a:ext cx="4710113" cy="3470609"/>
                      </a:xfrm>
                      <a:prstGeom prst="rect"/>
                      <a:ln/>
                    </pic:spPr>
                  </pic:pic>
                </a:graphicData>
              </a:graphic>
            </wp:inline>
          </w:drawing>
        </w:r>
        <w:r w:rsidDel="00000000" w:rsidR="00000000" w:rsidRPr="00000000">
          <w:rPr>
            <w:b w:val="1"/>
          </w:rPr>
          <w:drawing>
            <wp:inline distB="114300" distT="114300" distL="114300" distR="114300">
              <wp:extent cx="4719638" cy="2438479"/>
              <wp:effectExtent b="0" l="0" r="0" t="0"/>
              <wp:docPr descr="Screen Shot 2017-11-07 at 17.29.26.png" id="7" name="image21.png"/>
              <a:graphic>
                <a:graphicData uri="http://schemas.openxmlformats.org/drawingml/2006/picture">
                  <pic:pic>
                    <pic:nvPicPr>
                      <pic:cNvPr descr="Screen Shot 2017-11-07 at 17.29.26.png" id="0" name="image21.png"/>
                      <pic:cNvPicPr preferRelativeResize="0"/>
                    </pic:nvPicPr>
                    <pic:blipFill>
                      <a:blip r:embed="rId16"/>
                      <a:srcRect b="0" l="0" r="0" t="0"/>
                      <a:stretch>
                        <a:fillRect/>
                      </a:stretch>
                    </pic:blipFill>
                    <pic:spPr>
                      <a:xfrm>
                        <a:off x="0" y="0"/>
                        <a:ext cx="4719638" cy="2438479"/>
                      </a:xfrm>
                      <a:prstGeom prst="rect"/>
                      <a:ln/>
                    </pic:spPr>
                  </pic:pic>
                </a:graphicData>
              </a:graphic>
            </wp:inline>
          </w:drawing>
        </w:r>
        <w:r w:rsidDel="00000000" w:rsidR="00000000" w:rsidRPr="00000000">
          <w:rPr>
            <w:rtl w:val="0"/>
          </w:rPr>
        </w:r>
      </w:ins>
    </w:p>
    <w:p w:rsidR="00000000" w:rsidDel="00000000" w:rsidP="00000000" w:rsidRDefault="00000000" w:rsidRPr="00000000" w14:paraId="000001B9">
      <w:pPr>
        <w:contextualSpacing w:val="0"/>
        <w:rPr>
          <w:b w:val="1"/>
        </w:rPr>
      </w:pPr>
      <w:r w:rsidDel="00000000" w:rsidR="00000000" w:rsidRPr="00000000">
        <w:rPr>
          <w:rtl w:val="0"/>
        </w:rPr>
      </w:r>
    </w:p>
    <w:p w:rsidR="00000000" w:rsidDel="00000000" w:rsidP="00000000" w:rsidRDefault="00000000" w:rsidRPr="00000000" w14:paraId="000001BA">
      <w:pPr>
        <w:contextualSpacing w:val="0"/>
        <w:rPr>
          <w:b w:val="1"/>
        </w:rPr>
      </w:pPr>
      <w:r w:rsidDel="00000000" w:rsidR="00000000" w:rsidRPr="00000000">
        <w:rPr>
          <w:b w:val="1"/>
          <w:rtl w:val="0"/>
        </w:rPr>
        <w:t xml:space="preserve">Parent -child - Coreen</w:t>
      </w:r>
    </w:p>
    <w:p w:rsidR="00000000" w:rsidDel="00000000" w:rsidP="00000000" w:rsidRDefault="00000000" w:rsidRPr="00000000" w14:paraId="000001BB">
      <w:pPr>
        <w:contextualSpacing w:val="0"/>
        <w:rPr>
          <w:b w:val="1"/>
        </w:rPr>
      </w:pPr>
      <w:r w:rsidDel="00000000" w:rsidR="00000000" w:rsidRPr="00000000">
        <w:rPr>
          <w:b w:val="1"/>
          <w:rtl w:val="0"/>
        </w:rPr>
        <w:t xml:space="preserve">Parent  - non english speaker - Zin</w:t>
      </w:r>
    </w:p>
    <w:p w:rsidR="00000000" w:rsidDel="00000000" w:rsidP="00000000" w:rsidRDefault="00000000" w:rsidRPr="00000000" w14:paraId="000001BC">
      <w:pPr>
        <w:contextualSpacing w:val="0"/>
        <w:rPr>
          <w:b w:val="1"/>
        </w:rPr>
      </w:pPr>
      <w:r w:rsidDel="00000000" w:rsidR="00000000" w:rsidRPr="00000000">
        <w:rPr>
          <w:b w:val="1"/>
          <w:rtl w:val="0"/>
        </w:rPr>
        <w:t xml:space="preserve">University student - Benji</w:t>
      </w:r>
    </w:p>
    <w:p w:rsidR="00000000" w:rsidDel="00000000" w:rsidP="00000000" w:rsidRDefault="00000000" w:rsidRPr="00000000" w14:paraId="000001BD">
      <w:pPr>
        <w:contextualSpacing w:val="0"/>
        <w:rPr>
          <w:b w:val="1"/>
        </w:rPr>
      </w:pPr>
      <w:r w:rsidDel="00000000" w:rsidR="00000000" w:rsidRPr="00000000">
        <w:rPr>
          <w:b w:val="1"/>
          <w:rtl w:val="0"/>
        </w:rPr>
        <w:t xml:space="preserve">Child - Aaron</w:t>
      </w:r>
    </w:p>
    <w:p w:rsidR="00000000" w:rsidDel="00000000" w:rsidP="00000000" w:rsidRDefault="00000000" w:rsidRPr="00000000" w14:paraId="000001BE">
      <w:pPr>
        <w:contextualSpacing w:val="0"/>
        <w:rPr>
          <w:b w:val="1"/>
        </w:rPr>
      </w:pPr>
      <w:r w:rsidDel="00000000" w:rsidR="00000000" w:rsidRPr="00000000">
        <w:rPr>
          <w:rtl w:val="0"/>
        </w:rPr>
      </w:r>
    </w:p>
    <w:p w:rsidR="00000000" w:rsidDel="00000000" w:rsidP="00000000" w:rsidRDefault="00000000" w:rsidRPr="00000000" w14:paraId="000001BF">
      <w:pPr>
        <w:contextualSpacing w:val="0"/>
        <w:rPr/>
      </w:pPr>
      <w:r w:rsidDel="00000000" w:rsidR="00000000" w:rsidRPr="00000000">
        <w:rPr>
          <w:rtl w:val="0"/>
        </w:rPr>
        <w:t xml:space="preserve">[A sequence diagram.]</w:t>
      </w: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spacing w:line="276" w:lineRule="auto"/>
        <w:contextualSpacing w:val="0"/>
        <w:rPr>
          <w:ins w:author="Coreen John" w:id="8" w:date="2017-11-07T18:23:49Z"/>
          <w:b w:val="1"/>
          <w:rPrChange w:author="Coreen John" w:id="9" w:date="2017-11-07T18:23:49Z">
            <w:rPr/>
          </w:rPrChange>
        </w:rPr>
      </w:pPr>
      <w:ins w:author="Coreen John" w:id="8" w:date="2017-11-07T18:23:49Z">
        <w:r w:rsidDel="00000000" w:rsidR="00000000" w:rsidRPr="00000000">
          <w:rPr>
            <w:b w:val="1"/>
            <w:u w:val="single"/>
            <w:rtl w:val="0"/>
            <w:rPrChange w:author="Coreen John" w:id="9" w:date="2017-11-07T18:23:49Z">
              <w:rPr/>
            </w:rPrChange>
          </w:rPr>
          <w:t xml:space="preserve">Target market</w:t>
        </w:r>
        <w:r w:rsidDel="00000000" w:rsidR="00000000" w:rsidRPr="00000000">
          <w:rPr>
            <w:b w:val="1"/>
            <w:rtl w:val="0"/>
            <w:rPrChange w:author="Coreen John" w:id="9" w:date="2017-11-07T18:23:49Z">
              <w:rPr/>
            </w:rPrChange>
          </w:rPr>
          <w:t xml:space="preserve"> - Benji</w:t>
        </w:r>
      </w:ins>
    </w:p>
    <w:p w:rsidR="00000000" w:rsidDel="00000000" w:rsidP="00000000" w:rsidRDefault="00000000" w:rsidRPr="00000000" w14:paraId="000001C3">
      <w:pPr>
        <w:spacing w:line="276" w:lineRule="auto"/>
        <w:contextualSpacing w:val="0"/>
        <w:jc w:val="both"/>
        <w:rPr>
          <w:ins w:author="Coreen John" w:id="8" w:date="2017-11-07T18:23:49Z"/>
          <w:b w:val="1"/>
          <w:rPrChange w:author="Coreen John" w:id="9" w:date="2017-11-07T18:23:49Z">
            <w:rPr/>
          </w:rPrChange>
        </w:rPr>
      </w:pPr>
      <w:ins w:author="Coreen John" w:id="8" w:date="2017-11-07T18:23:49Z">
        <w:r w:rsidDel="00000000" w:rsidR="00000000" w:rsidRPr="00000000">
          <w:rPr>
            <w:rtl w:val="0"/>
          </w:rPr>
        </w:r>
      </w:ins>
    </w:p>
    <w:p w:rsidR="00000000" w:rsidDel="00000000" w:rsidP="00000000" w:rsidRDefault="00000000" w:rsidRPr="00000000" w14:paraId="000001C4">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Our primary target market consists of two groups:, </w:t>
        </w:r>
      </w:ins>
    </w:p>
    <w:p w:rsidR="00000000" w:rsidDel="00000000" w:rsidP="00000000" w:rsidRDefault="00000000" w:rsidRPr="00000000" w14:paraId="000001C5">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
        </w:r>
      </w:ins>
    </w:p>
    <w:p w:rsidR="00000000" w:rsidDel="00000000" w:rsidP="00000000" w:rsidRDefault="00000000" w:rsidRPr="00000000" w14:paraId="000001C6">
      <w:pPr>
        <w:numPr>
          <w:ilvl w:val="0"/>
          <w:numId w:val="4"/>
        </w:numPr>
        <w:spacing w:line="276" w:lineRule="auto"/>
        <w:ind w:left="720" w:hanging="360"/>
        <w:contextualSpacing w:val="1"/>
        <w:jc w:val="both"/>
        <w:rPr>
          <w:ins w:author="Coreen John" w:id="8" w:date="2017-11-07T18:23:49Z"/>
        </w:rPr>
      </w:pPr>
      <w:ins w:author="Coreen John" w:id="8" w:date="2017-11-07T18:23:49Z">
        <w:r w:rsidDel="00000000" w:rsidR="00000000" w:rsidRPr="00000000">
          <w:rPr>
            <w:rtl w:val="0"/>
            <w:rPrChange w:author="Coreen John" w:id="9" w:date="2017-11-07T18:23:49Z">
              <w:rPr/>
            </w:rPrChange>
          </w:rPr>
          <w:t xml:space="preserve">both school children; and </w:t>
        </w:r>
      </w:ins>
    </w:p>
    <w:p w:rsidR="00000000" w:rsidDel="00000000" w:rsidP="00000000" w:rsidRDefault="00000000" w:rsidRPr="00000000" w14:paraId="000001C7">
      <w:pPr>
        <w:numPr>
          <w:ilvl w:val="0"/>
          <w:numId w:val="4"/>
        </w:numPr>
        <w:spacing w:line="276" w:lineRule="auto"/>
        <w:ind w:left="720" w:hanging="360"/>
        <w:contextualSpacing w:val="1"/>
        <w:jc w:val="both"/>
        <w:rPr>
          <w:ins w:author="Coreen John" w:id="8" w:date="2017-11-07T18:23:49Z"/>
        </w:rPr>
      </w:pPr>
      <w:ins w:author="Coreen John" w:id="8" w:date="2017-11-07T18:23:49Z">
        <w:r w:rsidDel="00000000" w:rsidR="00000000" w:rsidRPr="00000000">
          <w:rPr>
            <w:rtl w:val="0"/>
            <w:rPrChange w:author="Coreen John" w:id="9" w:date="2017-11-07T18:23:49Z">
              <w:rPr/>
            </w:rPrChange>
          </w:rPr>
          <w:t xml:space="preserve">University Students at university. </w:t>
        </w:r>
      </w:ins>
    </w:p>
    <w:p w:rsidR="00000000" w:rsidDel="00000000" w:rsidP="00000000" w:rsidRDefault="00000000" w:rsidRPr="00000000" w14:paraId="000001C8">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
        </w:r>
      </w:ins>
    </w:p>
    <w:p w:rsidR="00000000" w:rsidDel="00000000" w:rsidP="00000000" w:rsidRDefault="00000000" w:rsidRPr="00000000" w14:paraId="000001C9">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The primary group of children will consist of school ages children aged, varying from ages 9 to 16 years old (year 5 to GCSE), which targets Year 5 up to GCSE learning. </w:t>
        </w:r>
      </w:ins>
    </w:p>
    <w:p w:rsidR="00000000" w:rsidDel="00000000" w:rsidP="00000000" w:rsidRDefault="00000000" w:rsidRPr="00000000" w14:paraId="000001CA">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
        </w:r>
      </w:ins>
    </w:p>
    <w:p w:rsidR="00000000" w:rsidDel="00000000" w:rsidP="00000000" w:rsidRDefault="00000000" w:rsidRPr="00000000" w14:paraId="000001CB">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This primary market has been targeted as e reasoning behind this is that, at Year 5, children at this age may be preparing will begin to prepare for their 11+ exams, alongside their SAT exams, and therefore may need added support alongside their school education.</w:t>
        </w:r>
      </w:ins>
    </w:p>
    <w:p w:rsidR="00000000" w:rsidDel="00000000" w:rsidP="00000000" w:rsidRDefault="00000000" w:rsidRPr="00000000" w14:paraId="000001CC">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 </w:t>
        </w:r>
      </w:ins>
    </w:p>
    <w:p w:rsidR="00000000" w:rsidDel="00000000" w:rsidP="00000000" w:rsidRDefault="00000000" w:rsidRPr="00000000" w14:paraId="000001CD">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Our secondary target user is University Students.  This target market has been identified as University students may want a facility where they can earn money whilst studying whilst being able to use their knowledge to tutor children. </w:t>
        </w:r>
        <w:r w:rsidDel="00000000" w:rsidR="00000000" w:rsidRPr="00000000">
          <w:rPr>
            <w:rtl w:val="0"/>
            <w:rPrChange w:author="Coreen John" w:id="9" w:date="2017-11-07T18:23:49Z">
              <w:rPr/>
            </w:rPrChange>
          </w:rPr>
          <w:t xml:space="preserve">The app will require the student to log in via their university portal to confirm authenticity. The student will then be able to find local jobs to help tutoring jobs. The student will then be able to tutor, and earn an income.</w:t>
        </w:r>
        <w:r w:rsidDel="00000000" w:rsidR="00000000" w:rsidRPr="00000000">
          <w:rPr>
            <w:rtl w:val="0"/>
          </w:rPr>
        </w:r>
      </w:ins>
    </w:p>
    <w:p w:rsidR="00000000" w:rsidDel="00000000" w:rsidP="00000000" w:rsidRDefault="00000000" w:rsidRPr="00000000" w14:paraId="000001CE">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 </w:t>
        </w:r>
      </w:ins>
    </w:p>
    <w:p w:rsidR="00000000" w:rsidDel="00000000" w:rsidP="00000000" w:rsidRDefault="00000000" w:rsidRPr="00000000" w14:paraId="000001CF">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A middle target market has also been identified  this group will consist of however consists of other groups, such as parents, schools and possibly even retailers:</w:t>
        </w:r>
      </w:ins>
    </w:p>
    <w:p w:rsidR="00000000" w:rsidDel="00000000" w:rsidP="00000000" w:rsidRDefault="00000000" w:rsidRPr="00000000" w14:paraId="000001D0">
      <w:pPr>
        <w:spacing w:line="276" w:lineRule="auto"/>
        <w:contextualSpacing w:val="0"/>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 </w:t>
        </w:r>
      </w:ins>
    </w:p>
    <w:p w:rsidR="00000000" w:rsidDel="00000000" w:rsidP="00000000" w:rsidRDefault="00000000" w:rsidRPr="00000000" w14:paraId="000001D1">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In London alone, more than 40% of pupils have had a private tutor at some point of their school career, which usually costs on average £27 an hour.</w:t>
        </w:r>
        <w:r w:rsidDel="00000000" w:rsidR="00000000" w:rsidRPr="00000000">
          <w:rPr>
            <w:rtl w:val="0"/>
            <w:rPrChange w:author="Coreen John" w:id="9" w:date="2017-11-07T18:23:49Z">
              <w:rPr/>
            </w:rPrChange>
          </w:rPr>
          <w:t xml:space="preserve"> Therefore, parents may struggle to finance this additional cost, and their child may suffer academically. Therefore, parents will be able to set up a profile for their child and can find them more affordable tutoring help from local students.</w:t>
        </w:r>
      </w:ins>
    </w:p>
    <w:p w:rsidR="00000000" w:rsidDel="00000000" w:rsidP="00000000" w:rsidRDefault="00000000" w:rsidRPr="00000000" w14:paraId="000001D2">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 </w:t>
        </w:r>
      </w:ins>
    </w:p>
    <w:p w:rsidR="00000000" w:rsidDel="00000000" w:rsidP="00000000" w:rsidRDefault="00000000" w:rsidRPr="00000000" w14:paraId="000001D3">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Many schools have interactive learning portals, where parents can see student profiles, displaying student academic information such as reports, as well as homework. Schools could partner with our application, giving the then University ‘tutor’ access to the data, allowing them to further help the child by being able to prepare student specific learning help.</w:t>
        </w:r>
        <w:r w:rsidDel="00000000" w:rsidR="00000000" w:rsidRPr="00000000">
          <w:rPr>
            <w:rtl w:val="0"/>
          </w:rPr>
        </w:r>
      </w:ins>
    </w:p>
    <w:p w:rsidR="00000000" w:rsidDel="00000000" w:rsidP="00000000" w:rsidRDefault="00000000" w:rsidRPr="00000000" w14:paraId="000001D4">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 </w:t>
        </w:r>
      </w:ins>
    </w:p>
    <w:p w:rsidR="00000000" w:rsidDel="00000000" w:rsidP="00000000" w:rsidRDefault="00000000" w:rsidRPr="00000000" w14:paraId="000001D5">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Retailers have been identified as a target market as many of the retailers run schemes supporting local businesses and ideas, where contributions are made to provide financial aid to these organisations. Waitrose for example run a community matters scheme, where after each purchase the customer is given a token, to which they can then ‘vote’ which percentage of the monthly charity allowance (£1000 for large branches, £500 for express branches) goes to which organisation. Our application could apply to one of these schemes, providing funding and support.</w:t>
        </w:r>
      </w:ins>
    </w:p>
    <w:p w:rsidR="00000000" w:rsidDel="00000000" w:rsidP="00000000" w:rsidRDefault="00000000" w:rsidRPr="00000000" w14:paraId="000001D6">
      <w:pPr>
        <w:spacing w:line="276" w:lineRule="auto"/>
        <w:contextualSpacing w:val="0"/>
        <w:rPr>
          <w:ins w:author="Coreen John" w:id="8" w:date="2017-11-07T18:23:49Z"/>
          <w:b w:val="1"/>
          <w:u w:val="single"/>
          <w:rPrChange w:author="Coreen John" w:id="9" w:date="2017-11-07T18:23:49Z">
            <w:rPr/>
          </w:rPrChange>
        </w:rPr>
      </w:pPr>
      <w:ins w:author="Coreen John" w:id="8" w:date="2017-11-07T18:23:49Z">
        <w:r w:rsidDel="00000000" w:rsidR="00000000" w:rsidRPr="00000000">
          <w:rPr>
            <w:rtl w:val="0"/>
          </w:rPr>
        </w:r>
      </w:ins>
    </w:p>
    <w:p w:rsidR="00000000" w:rsidDel="00000000" w:rsidP="00000000" w:rsidRDefault="00000000" w:rsidRPr="00000000" w14:paraId="000001D7">
      <w:pPr>
        <w:spacing w:line="276" w:lineRule="auto"/>
        <w:contextualSpacing w:val="0"/>
        <w:rPr>
          <w:ins w:author="Coreen John" w:id="8" w:date="2017-11-07T18:23:49Z"/>
          <w:u w:val="single"/>
          <w:rPrChange w:author="Coreen John" w:id="9" w:date="2017-11-07T18:23:49Z">
            <w:rPr/>
          </w:rPrChange>
        </w:rPr>
      </w:pPr>
      <w:ins w:author="Coreen John" w:id="8" w:date="2017-11-07T18:23:49Z">
        <w:r w:rsidDel="00000000" w:rsidR="00000000" w:rsidRPr="00000000">
          <w:rPr>
            <w:u w:val="single"/>
            <w:rtl w:val="0"/>
            <w:rPrChange w:author="Coreen John" w:id="9" w:date="2017-11-07T18:23:49Z">
              <w:rPr/>
            </w:rPrChange>
          </w:rPr>
          <w:t xml:space="preserve">TutorUNI - Revenue (Zineddine Daif)</w:t>
        </w:r>
      </w:ins>
    </w:p>
    <w:p w:rsidR="00000000" w:rsidDel="00000000" w:rsidP="00000000" w:rsidRDefault="00000000" w:rsidRPr="00000000" w14:paraId="000001D8">
      <w:pPr>
        <w:spacing w:line="276" w:lineRule="auto"/>
        <w:contextualSpacing w:val="0"/>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 </w:t>
        </w:r>
      </w:ins>
    </w:p>
    <w:p w:rsidR="00000000" w:rsidDel="00000000" w:rsidP="00000000" w:rsidRDefault="00000000" w:rsidRPr="00000000" w14:paraId="000001D9">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A very important aspect of every profit orientated business is to convey a reasonable income. </w:t>
        </w:r>
        <w:r w:rsidDel="00000000" w:rsidR="00000000" w:rsidRPr="00000000">
          <w:rPr>
            <w:rtl w:val="0"/>
            <w:rPrChange w:author="Coreen John" w:id="9" w:date="2017-11-07T18:23:49Z">
              <w:rPr/>
            </w:rPrChange>
          </w:rPr>
          <w:t xml:space="preserve">This income can be seen as the significant measure of effectiveness of the business and this is why revenue can be seen as a main priority.</w:t>
        </w:r>
        <w:r w:rsidDel="00000000" w:rsidR="00000000" w:rsidRPr="00000000">
          <w:rPr>
            <w:rtl w:val="0"/>
            <w:rPrChange w:author="Coreen John" w:id="9" w:date="2017-11-07T18:23:49Z">
              <w:rPr/>
            </w:rPrChange>
          </w:rPr>
          <w:t xml:space="preserve"> TutorUNI is going to be a service were individuals (parents) can request a tutor for either their children or themselves. TutorUNI are initially focussing on University students here at goldsmiths as oppose to the rest of the UK as the application will still be in the development stage. Once the application proves that it is a solution to a particular target market’s needs we plan to give other university students around the UK the opportunity to use the application. </w:t>
        </w:r>
      </w:ins>
    </w:p>
    <w:p w:rsidR="00000000" w:rsidDel="00000000" w:rsidP="00000000" w:rsidRDefault="00000000" w:rsidRPr="00000000" w14:paraId="000001DA">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 </w:t>
        </w:r>
      </w:ins>
    </w:p>
    <w:p w:rsidR="00000000" w:rsidDel="00000000" w:rsidP="00000000" w:rsidRDefault="00000000" w:rsidRPr="00000000" w14:paraId="000001DB">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https://www.imf.org/external/np/pp/eng/2015/020215a.pdf</w:t>
        </w:r>
      </w:ins>
    </w:p>
    <w:p w:rsidR="00000000" w:rsidDel="00000000" w:rsidP="00000000" w:rsidRDefault="00000000" w:rsidRPr="00000000" w14:paraId="000001DC">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
        </w:r>
      </w:ins>
    </w:p>
    <w:p w:rsidR="00000000" w:rsidDel="00000000" w:rsidP="00000000" w:rsidRDefault="00000000" w:rsidRPr="00000000" w14:paraId="000001DD">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Unlike other services, the hiring of a tutor and the payment is handled entirely through the TutorUNI app rather than with the tutor. The main source of revenue coming in from this application will be the percentage we take of each transaction made in the application. TutorUni will take a 10% cut of the total revenue of each transaction made between the tutor and the parent. This transactional cut is considerably low compared to other similarly structured revenue </w:t>
        </w:r>
        <w:r w:rsidDel="00000000" w:rsidR="00000000" w:rsidRPr="00000000">
          <w:rPr>
            <w:rtl w:val="0"/>
            <w:rPrChange w:author="Coreen John" w:id="9" w:date="2017-11-07T18:23:49Z">
              <w:rPr/>
            </w:rPrChange>
          </w:rPr>
          <w:t xml:space="preserve">models</w:t>
        </w:r>
        <w:r w:rsidDel="00000000" w:rsidR="00000000" w:rsidRPr="00000000">
          <w:rPr>
            <w:rtl w:val="0"/>
            <w:rPrChange w:author="Coreen John" w:id="9" w:date="2017-11-07T18:23:49Z">
              <w:rPr/>
            </w:rPrChange>
          </w:rPr>
          <w:t xml:space="preserve">.</w:t>
        </w:r>
      </w:ins>
    </w:p>
    <w:p w:rsidR="00000000" w:rsidDel="00000000" w:rsidP="00000000" w:rsidRDefault="00000000" w:rsidRPr="00000000" w14:paraId="000001DE">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
        </w:r>
      </w:ins>
    </w:p>
    <w:p w:rsidR="00000000" w:rsidDel="00000000" w:rsidP="00000000" w:rsidRDefault="00000000" w:rsidRPr="00000000" w14:paraId="000001DF">
      <w:pPr>
        <w:spacing w:line="276" w:lineRule="auto"/>
        <w:contextualSpacing w:val="0"/>
        <w:jc w:val="both"/>
        <w:rPr>
          <w:ins w:author="Coreen John" w:id="8" w:date="2017-11-07T18:23:49Z"/>
          <w:color w:val="444444"/>
          <w:sz w:val="24"/>
          <w:szCs w:val="24"/>
          <w:highlight w:val="white"/>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For example, a very well known company known by the name of Uber earns its revenue through a very similar process; Uber however charges a much larger cut which is taken from each transaction made between the Uber driver and the client.</w:t>
        </w:r>
        <w:r w:rsidDel="00000000" w:rsidR="00000000" w:rsidRPr="00000000">
          <w:rPr>
            <w:i w:val="1"/>
            <w:rtl w:val="0"/>
            <w:rPrChange w:author="Coreen John" w:id="9" w:date="2017-11-07T18:23:49Z">
              <w:rPr/>
            </w:rPrChange>
          </w:rPr>
          <w:t xml:space="preserve"> </w:t>
        </w:r>
        <w:r w:rsidDel="00000000" w:rsidR="00000000" w:rsidRPr="00000000">
          <w:rPr>
            <w:i w:val="1"/>
            <w:color w:val="444444"/>
            <w:sz w:val="24"/>
            <w:szCs w:val="24"/>
            <w:highlight w:val="white"/>
            <w:rtl w:val="0"/>
            <w:rPrChange w:author="Coreen John" w:id="9" w:date="2017-11-07T18:23:49Z">
              <w:rPr/>
            </w:rPrChange>
          </w:rPr>
          <w:t xml:space="preserve">“Drivers keep 75% of the total fare price for a given ride. Uber takes 25% of the fare.” </w:t>
        </w:r>
        <w:r w:rsidDel="00000000" w:rsidR="00000000" w:rsidRPr="00000000">
          <w:rPr>
            <w:color w:val="444444"/>
            <w:sz w:val="24"/>
            <w:szCs w:val="24"/>
            <w:highlight w:val="white"/>
            <w:rtl w:val="0"/>
            <w:rPrChange w:author="Coreen John" w:id="9" w:date="2017-11-07T18:23:49Z">
              <w:rPr/>
            </w:rPrChange>
          </w:rPr>
          <w:t xml:space="preserve">. </w:t>
        </w:r>
      </w:ins>
    </w:p>
    <w:p w:rsidR="00000000" w:rsidDel="00000000" w:rsidP="00000000" w:rsidRDefault="00000000" w:rsidRPr="00000000" w14:paraId="000001E0">
      <w:pPr>
        <w:spacing w:line="276" w:lineRule="auto"/>
        <w:contextualSpacing w:val="0"/>
        <w:jc w:val="both"/>
        <w:rPr>
          <w:ins w:author="Coreen John" w:id="8" w:date="2017-11-07T18:23:49Z"/>
          <w:color w:val="444444"/>
          <w:sz w:val="24"/>
          <w:szCs w:val="24"/>
          <w:highlight w:val="white"/>
          <w:rPrChange w:author="Coreen John" w:id="9" w:date="2017-11-07T18:23:49Z">
            <w:rPr/>
          </w:rPrChange>
        </w:rPr>
      </w:pPr>
      <w:ins w:author="Coreen John" w:id="8" w:date="2017-11-07T18:23:49Z">
        <w:r w:rsidDel="00000000" w:rsidR="00000000" w:rsidRPr="00000000">
          <w:rPr>
            <w:rtl w:val="0"/>
          </w:rPr>
        </w:r>
      </w:ins>
    </w:p>
    <w:p w:rsidR="00000000" w:rsidDel="00000000" w:rsidP="00000000" w:rsidRDefault="00000000" w:rsidRPr="00000000" w14:paraId="000001E1">
      <w:pPr>
        <w:spacing w:line="276" w:lineRule="auto"/>
        <w:contextualSpacing w:val="0"/>
        <w:jc w:val="both"/>
        <w:rPr>
          <w:ins w:author="Coreen John" w:id="8" w:date="2017-11-07T18:23:49Z"/>
          <w:color w:val="444444"/>
          <w:sz w:val="24"/>
          <w:szCs w:val="24"/>
          <w:highlight w:val="white"/>
          <w:rPrChange w:author="Coreen John" w:id="9" w:date="2017-11-07T18:23:49Z">
            <w:rPr/>
          </w:rPrChange>
        </w:rPr>
      </w:pPr>
      <w:ins w:author="Coreen John" w:id="8" w:date="2017-11-07T18:23:49Z">
        <w:r w:rsidDel="00000000" w:rsidR="00000000" w:rsidRPr="00000000">
          <w:rPr>
            <w:color w:val="444444"/>
            <w:sz w:val="24"/>
            <w:szCs w:val="24"/>
            <w:highlight w:val="white"/>
            <w:rtl w:val="0"/>
            <w:rPrChange w:author="Coreen John" w:id="9" w:date="2017-11-07T18:23:49Z">
              <w:rPr/>
            </w:rPrChange>
          </w:rPr>
          <w:t xml:space="preserve">http://www.alvia.com/how-much-do-uber-drivers-make/</w:t>
        </w:r>
      </w:ins>
    </w:p>
    <w:p w:rsidR="00000000" w:rsidDel="00000000" w:rsidP="00000000" w:rsidRDefault="00000000" w:rsidRPr="00000000" w14:paraId="000001E2">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 </w:t>
        </w:r>
      </w:ins>
    </w:p>
    <w:p w:rsidR="00000000" w:rsidDel="00000000" w:rsidP="00000000" w:rsidRDefault="00000000" w:rsidRPr="00000000" w14:paraId="000001E3">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The reasoning behind this is the idea of keeping the cost of a tutor low for those who cannot afford standard private tuition. The cost of tuition for most parents is prohibitive however this application will give each parent the right to provide their child with a tutor regardless of their income. “35% </w:t>
        </w:r>
        <w:r w:rsidDel="00000000" w:rsidR="00000000" w:rsidRPr="00000000">
          <w:rPr>
            <w:rtl w:val="0"/>
            <w:rPrChange w:author="Coreen John" w:id="9" w:date="2017-11-07T18:23:49Z">
              <w:rPr/>
            </w:rPrChange>
          </w:rPr>
          <w:t xml:space="preserve">OF PARENTS ARE NOT USING A TUTOR BECAUSE IT’S TOO EXPENSIV</w:t>
        </w:r>
        <w:r w:rsidDel="00000000" w:rsidR="00000000" w:rsidRPr="00000000">
          <w:rPr>
            <w:rtl w:val="0"/>
            <w:rPrChange w:author="Coreen John" w:id="9" w:date="2017-11-07T18:23:49Z">
              <w:rPr/>
            </w:rPrChange>
          </w:rPr>
          <w:t xml:space="preserve">E</w:t>
        </w:r>
        <w:r w:rsidDel="00000000" w:rsidR="00000000" w:rsidRPr="00000000">
          <w:rPr>
            <w:rtl w:val="0"/>
            <w:rPrChange w:author="Coreen John" w:id="9" w:date="2017-11-07T18:23:49Z">
              <w:rPr/>
            </w:rPrChange>
          </w:rPr>
          <w:t xml:space="preserve">” (Cooke); </w:t>
        </w:r>
        <w:r w:rsidDel="00000000" w:rsidR="00000000" w:rsidRPr="00000000">
          <w:rPr>
            <w:rtl w:val="0"/>
            <w:rPrChange w:author="Coreen John" w:id="9" w:date="2017-11-07T18:23:49Z">
              <w:rPr/>
            </w:rPrChange>
          </w:rPr>
          <w:t xml:space="preserve">there are countless articles all over the web slating high tuition fees and ultimately, something needs to be done.</w:t>
        </w:r>
        <w:r w:rsidDel="00000000" w:rsidR="00000000" w:rsidRPr="00000000">
          <w:rPr>
            <w:rtl w:val="0"/>
          </w:rPr>
        </w:r>
      </w:ins>
    </w:p>
    <w:p w:rsidR="00000000" w:rsidDel="00000000" w:rsidP="00000000" w:rsidRDefault="00000000" w:rsidRPr="00000000" w14:paraId="000001E4">
      <w:pPr>
        <w:spacing w:line="276" w:lineRule="auto"/>
        <w:contextualSpacing w:val="0"/>
        <w:jc w:val="both"/>
        <w:rPr>
          <w:ins w:author="Coreen John" w:id="8" w:date="2017-11-07T18:23:49Z"/>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 </w:t>
        </w:r>
      </w:ins>
    </w:p>
    <w:p w:rsidR="00000000" w:rsidDel="00000000" w:rsidP="00000000" w:rsidRDefault="00000000" w:rsidRPr="00000000" w14:paraId="000001E5">
      <w:pPr>
        <w:spacing w:line="276" w:lineRule="auto"/>
        <w:contextualSpacing w:val="0"/>
        <w:jc w:val="both"/>
        <w:rPr>
          <w:ins w:author="Coreen John" w:id="8" w:date="2017-11-07T18:23:49Z"/>
          <w:color w:val="333333"/>
          <w:highlight w:val="white"/>
          <w:rPrChange w:author="Coreen John" w:id="9" w:date="2017-11-07T18:23:49Z">
            <w:rPr/>
          </w:rPrChange>
        </w:rPr>
      </w:pPr>
      <w:ins w:author="Coreen John" w:id="8" w:date="2017-11-07T18:23:49Z">
        <w:r w:rsidDel="00000000" w:rsidR="00000000" w:rsidRPr="00000000">
          <w:rPr>
            <w:rtl w:val="0"/>
            <w:rPrChange w:author="Coreen John" w:id="9" w:date="2017-11-07T18:23:49Z">
              <w:rPr/>
            </w:rPrChange>
          </w:rPr>
          <w:t xml:space="preserve">University students across the UK who will be using this application will be entitled to 90% of each transaction made between themselves and the parent. The money made will be debited into their bank accounts each week. </w:t>
        </w:r>
        <w:r w:rsidDel="00000000" w:rsidR="00000000" w:rsidRPr="00000000">
          <w:rPr>
            <w:rtl w:val="0"/>
            <w:rPrChange w:author="Coreen John" w:id="9" w:date="2017-11-07T18:23:49Z">
              <w:rPr/>
            </w:rPrChange>
          </w:rPr>
          <w:t xml:space="preserve">The application will be very profitable to students and to those who are struggling to find a part-time job which they can be flexible with during their studies.</w:t>
        </w:r>
        <w:r w:rsidDel="00000000" w:rsidR="00000000" w:rsidRPr="00000000">
          <w:rPr>
            <w:rtl w:val="0"/>
            <w:rPrChange w:author="Coreen John" w:id="9" w:date="2017-11-07T18:23:49Z">
              <w:rPr/>
            </w:rPrChange>
          </w:rPr>
          <w:t xml:space="preserve"> </w:t>
        </w:r>
        <w:r w:rsidDel="00000000" w:rsidR="00000000" w:rsidRPr="00000000">
          <w:rPr>
            <w:color w:val="333333"/>
            <w:highlight w:val="white"/>
            <w:rtl w:val="0"/>
            <w:rPrChange w:author="Coreen John" w:id="9" w:date="2017-11-07T18:23:49Z">
              <w:rPr/>
            </w:rPrChange>
          </w:rPr>
          <w:t xml:space="preserve">A survey of 2,128 students found that nearly half of students have a part-time job, including a third of students now working part-time during term time. More and more students are looking for part-time work and TutorUNI can provide an income where students can work whenever and wherever they feel. </w:t>
        </w:r>
      </w:ins>
    </w:p>
    <w:p w:rsidR="00000000" w:rsidDel="00000000" w:rsidP="00000000" w:rsidRDefault="00000000" w:rsidRPr="00000000" w14:paraId="000001E6">
      <w:pPr>
        <w:spacing w:line="276" w:lineRule="auto"/>
        <w:contextualSpacing w:val="0"/>
        <w:jc w:val="both"/>
        <w:rPr>
          <w:ins w:author="Coreen John" w:id="8" w:date="2017-11-07T18:23:49Z"/>
          <w:color w:val="333333"/>
          <w:highlight w:val="white"/>
          <w:rPrChange w:author="Coreen John" w:id="9" w:date="2017-11-07T18:23:49Z">
            <w:rPr/>
          </w:rPrChange>
        </w:rPr>
      </w:pPr>
      <w:ins w:author="Coreen John" w:id="8" w:date="2017-11-07T18:23:49Z">
        <w:r w:rsidDel="00000000" w:rsidR="00000000" w:rsidRPr="00000000">
          <w:rPr>
            <w:rtl w:val="0"/>
          </w:rPr>
        </w:r>
      </w:ins>
    </w:p>
    <w:p w:rsidR="00000000" w:rsidDel="00000000" w:rsidP="00000000" w:rsidRDefault="00000000" w:rsidRPr="00000000" w14:paraId="000001E7">
      <w:pPr>
        <w:spacing w:line="276" w:lineRule="auto"/>
        <w:contextualSpacing w:val="0"/>
        <w:jc w:val="both"/>
        <w:rPr>
          <w:ins w:author="Coreen John" w:id="8" w:date="2017-11-07T18:23:49Z"/>
          <w:color w:val="333333"/>
          <w:highlight w:val="white"/>
          <w:rPrChange w:author="Coreen John" w:id="9" w:date="2017-11-07T18:23:49Z">
            <w:rPr/>
          </w:rPrChange>
        </w:rPr>
      </w:pPr>
      <w:ins w:author="Coreen John" w:id="8" w:date="2017-11-07T18:23:49Z"/>
      <w:ins w:author="Coreen John" w:id="8" w:date="2017-11-07T18:23:49Z">
        <w:r w:rsidDel="00000000" w:rsidR="00000000" w:rsidRPr="00000000">
          <w:fldChar w:fldCharType="begin"/>
        </w:r>
        <w:r w:rsidDel="00000000" w:rsidR="00000000" w:rsidRPr="00000000">
          <w:instrText xml:space="preserve">HYPERLINK "https://www.theguardian.com/education/2014/aug/11/students-work-part-time-employability"</w:instrText>
        </w:r>
        <w:r w:rsidDel="00000000" w:rsidR="00000000" w:rsidRPr="00000000">
          <w:fldChar w:fldCharType="separate"/>
        </w:r>
        <w:r w:rsidDel="00000000" w:rsidR="00000000" w:rsidRPr="00000000">
          <w:rPr>
            <w:color w:val="1155cc"/>
            <w:highlight w:val="white"/>
            <w:u w:val="single"/>
            <w:rtl w:val="0"/>
            <w:rPrChange w:author="Coreen John" w:id="9" w:date="2017-11-07T18:23:49Z">
              <w:rPr>
                <w:color w:val="1155cc"/>
                <w:highlight w:val="white"/>
                <w:u w:val="single"/>
              </w:rPr>
            </w:rPrChange>
          </w:rPr>
          <w:t xml:space="preserve">https://www.theguardian.com/education/2014/aug/11/students-work-part-time-employability</w:t>
        </w:r>
        <w:r w:rsidDel="00000000" w:rsidR="00000000" w:rsidRPr="00000000">
          <w:fldChar w:fldCharType="end"/>
        </w:r>
      </w:ins>
      <w:ins w:author="Coreen John" w:id="8" w:date="2017-11-07T18:23:49Z">
        <w:r w:rsidDel="00000000" w:rsidR="00000000" w:rsidRPr="00000000">
          <w:rPr>
            <w:rtl w:val="0"/>
          </w:rPr>
        </w:r>
      </w:ins>
    </w:p>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C">
      <w:pPr>
        <w:contextualSpacing w:val="0"/>
        <w:jc w:val="center"/>
        <w:rPr>
          <w:b w:val="1"/>
        </w:rPr>
      </w:pPr>
      <w:r w:rsidDel="00000000" w:rsidR="00000000" w:rsidRPr="00000000">
        <w:rPr>
          <w:rtl w:val="0"/>
        </w:rPr>
      </w:r>
    </w:p>
    <w:p w:rsidR="00000000" w:rsidDel="00000000" w:rsidP="00000000" w:rsidRDefault="00000000" w:rsidRPr="00000000" w14:paraId="000001ED">
      <w:pPr>
        <w:contextualSpacing w:val="0"/>
        <w:jc w:val="center"/>
        <w:rPr>
          <w:b w:val="1"/>
        </w:rPr>
      </w:pPr>
      <w:r w:rsidDel="00000000" w:rsidR="00000000" w:rsidRPr="00000000">
        <w:rPr>
          <w:b w:val="1"/>
          <w:rtl w:val="0"/>
        </w:rPr>
        <w:t xml:space="preserve">Week 4: Researching the Market &amp; State of the Art</w:t>
      </w:r>
    </w:p>
    <w:p w:rsidR="00000000" w:rsidDel="00000000" w:rsidP="00000000" w:rsidRDefault="00000000" w:rsidRPr="00000000" w14:paraId="000001EE">
      <w:pPr>
        <w:contextualSpacing w:val="0"/>
        <w:jc w:val="center"/>
        <w:rPr>
          <w:b w:val="1"/>
        </w:rPr>
      </w:pPr>
      <w:r w:rsidDel="00000000" w:rsidR="00000000" w:rsidRPr="00000000">
        <w:rPr>
          <w:rtl w:val="0"/>
        </w:rPr>
      </w:r>
    </w:p>
    <w:p w:rsidR="00000000" w:rsidDel="00000000" w:rsidP="00000000" w:rsidRDefault="00000000" w:rsidRPr="00000000" w14:paraId="000001EF">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contextualSpacing w:val="0"/>
        <w:rPr/>
      </w:pPr>
      <w:r w:rsidDel="00000000" w:rsidR="00000000" w:rsidRPr="00000000">
        <w:rPr>
          <w:rtl w:val="0"/>
        </w:rPr>
      </w:r>
    </w:p>
    <w:tbl>
      <w:tblPr>
        <w:tblStyle w:val="Table9"/>
        <w:tblW w:w="978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4646"/>
        <w:gridCol w:w="2126"/>
        <w:tblGridChange w:id="0">
          <w:tblGrid>
            <w:gridCol w:w="3009"/>
            <w:gridCol w:w="4646"/>
            <w:gridCol w:w="2126"/>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1F1">
            <w:pPr>
              <w:widowControl w:val="0"/>
              <w:spacing w:line="240" w:lineRule="auto"/>
              <w:contextualSpacing w:val="0"/>
              <w:rPr>
                <w:b w:val="1"/>
                <w:sz w:val="20"/>
                <w:szCs w:val="20"/>
              </w:rPr>
            </w:pPr>
            <w:r w:rsidDel="00000000" w:rsidR="00000000" w:rsidRPr="00000000">
              <w:rPr>
                <w:b w:val="1"/>
                <w:sz w:val="20"/>
                <w:szCs w:val="20"/>
                <w:rtl w:val="0"/>
              </w:rPr>
              <w:t xml:space="preserve">Task:</w:t>
            </w:r>
          </w:p>
        </w:tc>
        <w:tc>
          <w:tcPr>
            <w:shd w:fill="d9d9d9" w:val="clear"/>
            <w:tcMar>
              <w:top w:w="100.0" w:type="dxa"/>
              <w:left w:w="100.0" w:type="dxa"/>
              <w:bottom w:w="100.0" w:type="dxa"/>
              <w:right w:w="100.0" w:type="dxa"/>
            </w:tcMar>
          </w:tcPr>
          <w:p w:rsidR="00000000" w:rsidDel="00000000" w:rsidP="00000000" w:rsidRDefault="00000000" w:rsidRPr="00000000" w14:paraId="000001F2">
            <w:pPr>
              <w:widowControl w:val="0"/>
              <w:spacing w:line="240" w:lineRule="auto"/>
              <w:contextualSpacing w:val="0"/>
              <w:rPr>
                <w:b w:val="1"/>
                <w:sz w:val="20"/>
                <w:szCs w:val="20"/>
              </w:rPr>
            </w:pPr>
            <w:r w:rsidDel="00000000" w:rsidR="00000000" w:rsidRPr="00000000">
              <w:rPr>
                <w:b w:val="1"/>
                <w:sz w:val="20"/>
                <w:szCs w:val="20"/>
                <w:rtl w:val="0"/>
              </w:rPr>
              <w:t xml:space="preserve">Requirements:</w:t>
            </w:r>
          </w:p>
        </w:tc>
        <w:tc>
          <w:tcPr>
            <w:shd w:fill="d9d9d9" w:val="clear"/>
            <w:tcMar>
              <w:top w:w="100.0" w:type="dxa"/>
              <w:left w:w="100.0" w:type="dxa"/>
              <w:bottom w:w="100.0" w:type="dxa"/>
              <w:right w:w="100.0" w:type="dxa"/>
            </w:tcMar>
          </w:tcPr>
          <w:p w:rsidR="00000000" w:rsidDel="00000000" w:rsidP="00000000" w:rsidRDefault="00000000" w:rsidRPr="00000000" w14:paraId="000001F3">
            <w:pPr>
              <w:widowControl w:val="0"/>
              <w:spacing w:line="240" w:lineRule="auto"/>
              <w:contextualSpacing w:val="0"/>
              <w:rPr>
                <w:b w:val="1"/>
                <w:sz w:val="20"/>
                <w:szCs w:val="20"/>
              </w:rPr>
            </w:pPr>
            <w:r w:rsidDel="00000000" w:rsidR="00000000" w:rsidRPr="00000000">
              <w:rPr>
                <w:b w:val="1"/>
                <w:sz w:val="20"/>
                <w:szCs w:val="20"/>
                <w:rtl w:val="0"/>
              </w:rPr>
              <w:t xml:space="preserve">Date due</w:t>
            </w:r>
          </w:p>
        </w:tc>
      </w:tr>
      <w:tr>
        <w:tc>
          <w:tcPr>
            <w:shd w:fill="auto" w:val="clear"/>
            <w:tcMar>
              <w:top w:w="100.0" w:type="dxa"/>
              <w:left w:w="100.0" w:type="dxa"/>
              <w:bottom w:w="100.0" w:type="dxa"/>
              <w:right w:w="100.0" w:type="dxa"/>
            </w:tcMar>
          </w:tcPr>
          <w:p w:rsidR="00000000" w:rsidDel="00000000" w:rsidP="00000000" w:rsidRDefault="00000000" w:rsidRPr="00000000" w14:paraId="000001F4">
            <w:pPr>
              <w:numPr>
                <w:ilvl w:val="0"/>
                <w:numId w:val="17"/>
              </w:numPr>
              <w:ind w:left="435" w:hanging="360"/>
              <w:contextualSpacing w:val="1"/>
              <w:jc w:val="both"/>
              <w:rPr/>
            </w:pPr>
            <w:r w:rsidDel="00000000" w:rsidR="00000000" w:rsidRPr="00000000">
              <w:rPr>
                <w:rtl w:val="0"/>
              </w:rPr>
              <w:t xml:space="preserve">Research key terms for concept statements</w:t>
            </w:r>
          </w:p>
        </w:tc>
        <w:tc>
          <w:tcPr>
            <w:shd w:fill="auto" w:val="clear"/>
            <w:tcMar>
              <w:top w:w="100.0" w:type="dxa"/>
              <w:left w:w="100.0" w:type="dxa"/>
              <w:bottom w:w="100.0" w:type="dxa"/>
              <w:right w:w="100.0" w:type="dxa"/>
            </w:tcMar>
          </w:tcPr>
          <w:p w:rsidR="00000000" w:rsidDel="00000000" w:rsidP="00000000" w:rsidRDefault="00000000" w:rsidRPr="00000000" w14:paraId="000001F5">
            <w:pPr>
              <w:spacing w:line="276" w:lineRule="auto"/>
              <w:contextualSpacing w:val="0"/>
              <w:jc w:val="both"/>
              <w:rPr>
                <w:sz w:val="20"/>
                <w:szCs w:val="20"/>
              </w:rPr>
            </w:pPr>
            <w:r w:rsidDel="00000000" w:rsidR="00000000" w:rsidRPr="00000000">
              <w:rPr>
                <w:rtl w:val="0"/>
              </w:rPr>
              <w:t xml:space="preserve">Distill from your concept statement the key terms that you can use as search terms.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240" w:lineRule="auto"/>
              <w:contextualSpacing w:val="0"/>
              <w:rPr>
                <w:sz w:val="20"/>
                <w:szCs w:val="20"/>
              </w:rPr>
            </w:pPr>
            <w:r w:rsidDel="00000000" w:rsidR="00000000" w:rsidRPr="00000000">
              <w:rPr>
                <w:sz w:val="20"/>
                <w:szCs w:val="20"/>
                <w:rtl w:val="0"/>
              </w:rPr>
              <w:t xml:space="preserve">31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1F7">
            <w:pPr>
              <w:numPr>
                <w:ilvl w:val="0"/>
                <w:numId w:val="17"/>
              </w:numPr>
              <w:ind w:left="467" w:hanging="425"/>
              <w:contextualSpacing w:val="1"/>
              <w:rPr/>
            </w:pPr>
            <w:r w:rsidDel="00000000" w:rsidR="00000000" w:rsidRPr="00000000">
              <w:rPr>
                <w:rtl w:val="0"/>
              </w:rPr>
              <w:t xml:space="preserve">Research competitors</w:t>
            </w:r>
          </w:p>
        </w:tc>
        <w:tc>
          <w:tcPr>
            <w:shd w:fill="auto" w:val="clear"/>
            <w:tcMar>
              <w:top w:w="100.0" w:type="dxa"/>
              <w:left w:w="100.0" w:type="dxa"/>
              <w:bottom w:w="100.0" w:type="dxa"/>
              <w:right w:w="100.0" w:type="dxa"/>
            </w:tcMar>
          </w:tcPr>
          <w:p w:rsidR="00000000" w:rsidDel="00000000" w:rsidP="00000000" w:rsidRDefault="00000000" w:rsidRPr="00000000" w14:paraId="000001F8">
            <w:pPr>
              <w:spacing w:line="276" w:lineRule="auto"/>
              <w:contextualSpacing w:val="0"/>
              <w:jc w:val="both"/>
              <w:rPr>
                <w:sz w:val="20"/>
                <w:szCs w:val="20"/>
              </w:rPr>
            </w:pPr>
            <w:r w:rsidDel="00000000" w:rsidR="00000000" w:rsidRPr="00000000">
              <w:rPr>
                <w:rtl w:val="0"/>
              </w:rPr>
              <w:t xml:space="preserve">Search for competing products directly and from reviews, trade sites, press reviews and customer reviews.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contextualSpacing w:val="0"/>
              <w:rPr>
                <w:sz w:val="20"/>
                <w:szCs w:val="20"/>
              </w:rPr>
            </w:pPr>
            <w:r w:rsidDel="00000000" w:rsidR="00000000" w:rsidRPr="00000000">
              <w:rPr>
                <w:sz w:val="20"/>
                <w:szCs w:val="20"/>
                <w:rtl w:val="0"/>
              </w:rPr>
              <w:t xml:space="preserve">31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1FA">
            <w:pPr>
              <w:numPr>
                <w:ilvl w:val="0"/>
                <w:numId w:val="17"/>
              </w:numPr>
              <w:ind w:left="467" w:hanging="425"/>
              <w:contextualSpacing w:val="1"/>
              <w:rPr/>
            </w:pPr>
            <w:r w:rsidDel="00000000" w:rsidR="00000000" w:rsidRPr="00000000">
              <w:rPr>
                <w:rtl w:val="0"/>
              </w:rPr>
              <w:t xml:space="preserve">Research regulations</w:t>
            </w:r>
          </w:p>
        </w:tc>
        <w:tc>
          <w:tcPr>
            <w:shd w:fill="auto" w:val="clear"/>
            <w:tcMar>
              <w:top w:w="100.0" w:type="dxa"/>
              <w:left w:w="100.0" w:type="dxa"/>
              <w:bottom w:w="100.0" w:type="dxa"/>
              <w:right w:w="100.0" w:type="dxa"/>
            </w:tcMar>
          </w:tcPr>
          <w:p w:rsidR="00000000" w:rsidDel="00000000" w:rsidP="00000000" w:rsidRDefault="00000000" w:rsidRPr="00000000" w14:paraId="000001FB">
            <w:pPr>
              <w:spacing w:line="276" w:lineRule="auto"/>
              <w:contextualSpacing w:val="0"/>
              <w:jc w:val="both"/>
              <w:rPr>
                <w:sz w:val="20"/>
                <w:szCs w:val="20"/>
              </w:rPr>
            </w:pPr>
            <w:r w:rsidDel="00000000" w:rsidR="00000000" w:rsidRPr="00000000">
              <w:rPr>
                <w:rtl w:val="0"/>
              </w:rPr>
              <w:t xml:space="preserve">Look for any regulations and standards that will constrain your concept.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contextualSpacing w:val="0"/>
              <w:rPr>
                <w:sz w:val="20"/>
                <w:szCs w:val="20"/>
              </w:rPr>
            </w:pPr>
            <w:r w:rsidDel="00000000" w:rsidR="00000000" w:rsidRPr="00000000">
              <w:rPr>
                <w:sz w:val="20"/>
                <w:szCs w:val="20"/>
                <w:rtl w:val="0"/>
              </w:rPr>
              <w:t xml:space="preserve">31 October 2017</w:t>
            </w:r>
          </w:p>
        </w:tc>
      </w:tr>
      <w:tr>
        <w:tc>
          <w:tcPr>
            <w:shd w:fill="auto" w:val="clear"/>
            <w:tcMar>
              <w:top w:w="100.0" w:type="dxa"/>
              <w:left w:w="100.0" w:type="dxa"/>
              <w:bottom w:w="100.0" w:type="dxa"/>
              <w:right w:w="100.0" w:type="dxa"/>
            </w:tcMar>
          </w:tcPr>
          <w:p w:rsidR="00000000" w:rsidDel="00000000" w:rsidP="00000000" w:rsidRDefault="00000000" w:rsidRPr="00000000" w14:paraId="000001FD">
            <w:pPr>
              <w:numPr>
                <w:ilvl w:val="0"/>
                <w:numId w:val="17"/>
              </w:numPr>
              <w:ind w:left="467" w:hanging="425"/>
              <w:contextualSpacing w:val="1"/>
              <w:rPr/>
            </w:pPr>
            <w:r w:rsidDel="00000000" w:rsidR="00000000" w:rsidRPr="00000000">
              <w:rPr>
                <w:rtl w:val="0"/>
              </w:rPr>
              <w:t xml:space="preserve">Research any academic work that is relevant</w:t>
            </w:r>
          </w:p>
        </w:tc>
        <w:tc>
          <w:tcPr>
            <w:shd w:fill="auto" w:val="clear"/>
            <w:tcMar>
              <w:top w:w="100.0" w:type="dxa"/>
              <w:left w:w="100.0" w:type="dxa"/>
              <w:bottom w:w="100.0" w:type="dxa"/>
              <w:right w:w="100.0" w:type="dxa"/>
            </w:tcMar>
          </w:tcPr>
          <w:p w:rsidR="00000000" w:rsidDel="00000000" w:rsidP="00000000" w:rsidRDefault="00000000" w:rsidRPr="00000000" w14:paraId="000001FE">
            <w:pPr>
              <w:spacing w:line="276" w:lineRule="auto"/>
              <w:contextualSpacing w:val="0"/>
              <w:jc w:val="both"/>
              <w:rPr>
                <w:sz w:val="20"/>
                <w:szCs w:val="20"/>
              </w:rPr>
            </w:pPr>
            <w:r w:rsidDel="00000000" w:rsidR="00000000" w:rsidRPr="00000000">
              <w:rPr>
                <w:rtl w:val="0"/>
              </w:rPr>
              <w:t xml:space="preserve">Using Google Scholar find any academic works describe theory or emerging research that is relevant to your concept.</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widowControl w:val="0"/>
              <w:contextualSpacing w:val="0"/>
              <w:rPr>
                <w:sz w:val="20"/>
                <w:szCs w:val="20"/>
              </w:rPr>
            </w:pPr>
            <w:r w:rsidDel="00000000" w:rsidR="00000000" w:rsidRPr="00000000">
              <w:rPr>
                <w:sz w:val="20"/>
                <w:szCs w:val="20"/>
                <w:rtl w:val="0"/>
              </w:rPr>
              <w:t xml:space="preserve">31 October 2017</w:t>
            </w:r>
          </w:p>
        </w:tc>
      </w:tr>
    </w:tbl>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contextualSpacing w:val="0"/>
        <w:jc w:val="both"/>
        <w:rPr/>
      </w:pPr>
      <w:r w:rsidDel="00000000" w:rsidR="00000000" w:rsidRPr="00000000">
        <w:rPr>
          <w:rtl w:val="0"/>
        </w:rPr>
        <w:br w:type="textWrapping"/>
      </w:r>
    </w:p>
    <w:p w:rsidR="00000000" w:rsidDel="00000000" w:rsidP="00000000" w:rsidRDefault="00000000" w:rsidRPr="00000000" w14:paraId="00000202">
      <w:pPr>
        <w:contextualSpacing w:val="0"/>
        <w:rPr/>
      </w:pPr>
      <w:hyperlink r:id="rId17">
        <w:r w:rsidDel="00000000" w:rsidR="00000000" w:rsidRPr="00000000">
          <w:rPr>
            <w:color w:val="1155cc"/>
            <w:u w:val="single"/>
            <w:rtl w:val="0"/>
          </w:rPr>
          <w:t xml:space="preserve">http://www.sitters.co.uk/</w:t>
        </w:r>
      </w:hyperlink>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5">
      <w:pPr>
        <w:contextualSpacing w:val="0"/>
        <w:jc w:val="center"/>
        <w:rPr>
          <w:b w:val="1"/>
        </w:rPr>
      </w:pPr>
      <w:r w:rsidDel="00000000" w:rsidR="00000000" w:rsidRPr="00000000">
        <w:rPr>
          <w:rtl w:val="0"/>
        </w:rPr>
        <w:t xml:space="preserve">Competitors</w:t>
      </w:r>
      <w:r w:rsidDel="00000000" w:rsidR="00000000" w:rsidRPr="00000000">
        <w:rPr>
          <w:sz w:val="20"/>
          <w:szCs w:val="20"/>
          <w:rtl w:val="0"/>
        </w:rPr>
        <w:t xml:space="preserve">  - </w:t>
      </w:r>
      <w:r w:rsidDel="00000000" w:rsidR="00000000" w:rsidRPr="00000000">
        <w:rPr>
          <w:b w:val="1"/>
          <w:rtl w:val="0"/>
        </w:rPr>
        <w:t xml:space="preserve">[Zineddine Daif]</w:t>
      </w:r>
    </w:p>
    <w:p w:rsidR="00000000" w:rsidDel="00000000" w:rsidP="00000000" w:rsidRDefault="00000000" w:rsidRPr="00000000" w14:paraId="00000206">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7">
      <w:pPr>
        <w:contextualSpacing w:val="0"/>
        <w:rPr>
          <w:b w:val="1"/>
        </w:rPr>
      </w:pPr>
      <w:r w:rsidDel="00000000" w:rsidR="00000000" w:rsidRPr="00000000">
        <w:rPr>
          <w:rtl w:val="0"/>
        </w:rPr>
      </w:r>
    </w:p>
    <w:p w:rsidR="00000000" w:rsidDel="00000000" w:rsidP="00000000" w:rsidRDefault="00000000" w:rsidRPr="00000000" w14:paraId="00000208">
      <w:pPr>
        <w:numPr>
          <w:ilvl w:val="0"/>
          <w:numId w:val="19"/>
        </w:numPr>
        <w:spacing w:line="276" w:lineRule="auto"/>
        <w:ind w:left="720" w:hanging="360"/>
        <w:contextualSpacing w:val="1"/>
        <w:rPr>
          <w:color w:val="9900ff"/>
        </w:rPr>
      </w:pPr>
      <w:r w:rsidDel="00000000" w:rsidR="00000000" w:rsidRPr="00000000">
        <w:rPr>
          <w:color w:val="9900ff"/>
          <w:rtl w:val="0"/>
        </w:rPr>
        <w:t xml:space="preserve">Who are our competitors?</w:t>
      </w:r>
    </w:p>
    <w:p w:rsidR="00000000" w:rsidDel="00000000" w:rsidP="00000000" w:rsidRDefault="00000000" w:rsidRPr="00000000" w14:paraId="00000209">
      <w:pPr>
        <w:numPr>
          <w:ilvl w:val="0"/>
          <w:numId w:val="19"/>
        </w:numPr>
        <w:spacing w:line="276" w:lineRule="auto"/>
        <w:ind w:left="720" w:hanging="360"/>
        <w:contextualSpacing w:val="1"/>
        <w:rPr>
          <w:color w:val="9900ff"/>
        </w:rPr>
      </w:pPr>
      <w:r w:rsidDel="00000000" w:rsidR="00000000" w:rsidRPr="00000000">
        <w:rPr>
          <w:color w:val="9900ff"/>
          <w:rtl w:val="0"/>
        </w:rPr>
        <w:t xml:space="preserve">What products and services do they currently have?</w:t>
      </w:r>
    </w:p>
    <w:p w:rsidR="00000000" w:rsidDel="00000000" w:rsidP="00000000" w:rsidRDefault="00000000" w:rsidRPr="00000000" w14:paraId="0000020A">
      <w:pPr>
        <w:numPr>
          <w:ilvl w:val="0"/>
          <w:numId w:val="19"/>
        </w:numPr>
        <w:spacing w:line="276" w:lineRule="auto"/>
        <w:ind w:left="720" w:hanging="360"/>
        <w:contextualSpacing w:val="1"/>
        <w:rPr>
          <w:color w:val="9900ff"/>
        </w:rPr>
      </w:pPr>
      <w:r w:rsidDel="00000000" w:rsidR="00000000" w:rsidRPr="00000000">
        <w:rPr>
          <w:color w:val="9900ff"/>
          <w:rtl w:val="0"/>
        </w:rPr>
        <w:t xml:space="preserve">Who are their target audience?</w:t>
      </w:r>
    </w:p>
    <w:p w:rsidR="00000000" w:rsidDel="00000000" w:rsidP="00000000" w:rsidRDefault="00000000" w:rsidRPr="00000000" w14:paraId="0000020B">
      <w:pPr>
        <w:numPr>
          <w:ilvl w:val="0"/>
          <w:numId w:val="19"/>
        </w:numPr>
        <w:spacing w:line="276" w:lineRule="auto"/>
        <w:ind w:left="720" w:hanging="360"/>
        <w:contextualSpacing w:val="1"/>
        <w:rPr>
          <w:color w:val="9900ff"/>
        </w:rPr>
      </w:pPr>
      <w:r w:rsidDel="00000000" w:rsidR="00000000" w:rsidRPr="00000000">
        <w:rPr>
          <w:color w:val="9900ff"/>
          <w:rtl w:val="0"/>
        </w:rPr>
        <w:t xml:space="preserve">Who are their competitors?</w:t>
      </w:r>
    </w:p>
    <w:p w:rsidR="00000000" w:rsidDel="00000000" w:rsidP="00000000" w:rsidRDefault="00000000" w:rsidRPr="00000000" w14:paraId="0000020C">
      <w:pPr>
        <w:numPr>
          <w:ilvl w:val="0"/>
          <w:numId w:val="19"/>
        </w:numPr>
        <w:spacing w:line="276" w:lineRule="auto"/>
        <w:ind w:left="720" w:hanging="360"/>
        <w:contextualSpacing w:val="1"/>
        <w:rPr>
          <w:color w:val="9900ff"/>
        </w:rPr>
      </w:pPr>
      <w:r w:rsidDel="00000000" w:rsidR="00000000" w:rsidRPr="00000000">
        <w:rPr>
          <w:color w:val="9900ff"/>
          <w:rtl w:val="0"/>
        </w:rPr>
        <w:t xml:space="preserve">How well are they doing?</w:t>
      </w:r>
    </w:p>
    <w:p w:rsidR="00000000" w:rsidDel="00000000" w:rsidP="00000000" w:rsidRDefault="00000000" w:rsidRPr="00000000" w14:paraId="0000020D">
      <w:pPr>
        <w:contextualSpacing w:val="0"/>
        <w:rPr>
          <w:b w:val="1"/>
        </w:rPr>
      </w:pPr>
      <w:r w:rsidDel="00000000" w:rsidR="00000000" w:rsidRPr="00000000">
        <w:rPr>
          <w:rtl w:val="0"/>
        </w:rPr>
      </w:r>
    </w:p>
    <w:p w:rsidR="00000000" w:rsidDel="00000000" w:rsidP="00000000" w:rsidRDefault="00000000" w:rsidRPr="00000000" w14:paraId="0000020E">
      <w:pPr>
        <w:contextualSpacing w:val="0"/>
        <w:rPr>
          <w:b w:val="1"/>
        </w:rPr>
      </w:pPr>
      <w:r w:rsidDel="00000000" w:rsidR="00000000" w:rsidRPr="00000000">
        <w:rPr>
          <w:rtl w:val="0"/>
        </w:rPr>
      </w:r>
    </w:p>
    <w:p w:rsidR="00000000" w:rsidDel="00000000" w:rsidP="00000000" w:rsidRDefault="00000000" w:rsidRPr="00000000" w14:paraId="0000020F">
      <w:pPr>
        <w:spacing w:line="276" w:lineRule="auto"/>
        <w:contextualSpacing w:val="0"/>
        <w:jc w:val="both"/>
        <w:rPr/>
      </w:pPr>
      <w:r w:rsidDel="00000000" w:rsidR="00000000" w:rsidRPr="00000000">
        <w:rPr>
          <w:rtl w:val="0"/>
        </w:rPr>
        <w:t xml:space="preserve">The application store is vast, it increases in size and apps constantly and inevitably different ideas and concepts will inspire others to create similar applications. The bar is raised each and every day and during our current present the chances of creating a successful application may seem just as high as winning the lottery. There are hundreds of tutoring applications which all provide different features and ultimately every single one of them is building upon their foundation to create the perfect tutoring application.</w:t>
      </w:r>
    </w:p>
    <w:p w:rsidR="00000000" w:rsidDel="00000000" w:rsidP="00000000" w:rsidRDefault="00000000" w:rsidRPr="00000000" w14:paraId="00000210">
      <w:pPr>
        <w:spacing w:line="276" w:lineRule="auto"/>
        <w:contextualSpacing w:val="0"/>
        <w:rPr/>
      </w:pPr>
      <w:r w:rsidDel="00000000" w:rsidR="00000000" w:rsidRPr="00000000">
        <w:rPr>
          <w:rtl w:val="0"/>
        </w:rPr>
        <w:t xml:space="preserve"> </w:t>
      </w:r>
    </w:p>
    <w:p w:rsidR="00000000" w:rsidDel="00000000" w:rsidP="00000000" w:rsidRDefault="00000000" w:rsidRPr="00000000" w14:paraId="00000211">
      <w:pPr>
        <w:spacing w:line="276" w:lineRule="auto"/>
        <w:contextualSpacing w:val="0"/>
        <w:jc w:val="both"/>
        <w:rPr>
          <w:sz w:val="21"/>
          <w:szCs w:val="21"/>
          <w:highlight w:val="white"/>
        </w:rPr>
      </w:pPr>
      <w:r w:rsidDel="00000000" w:rsidR="00000000" w:rsidRPr="00000000">
        <w:rPr>
          <w:rtl w:val="0"/>
        </w:rPr>
        <w:t xml:space="preserve">The first competitor I looked into which provided an online tutoring service went by the name of </w:t>
      </w:r>
      <w:r w:rsidDel="00000000" w:rsidR="00000000" w:rsidRPr="00000000">
        <w:rPr>
          <w:b w:val="1"/>
          <w:rtl w:val="0"/>
        </w:rPr>
        <w:t xml:space="preserve">Cheg Tutors</w:t>
      </w:r>
      <w:r w:rsidDel="00000000" w:rsidR="00000000" w:rsidRPr="00000000">
        <w:rPr>
          <w:rtl w:val="0"/>
        </w:rPr>
        <w:t xml:space="preserve">. Cheg Tutors provides homework help and online tutoring. It allows any student to get that ever so needed one-on-one tuition from expert tutors from top colleges around the country. Unlike TutorUNI the tutoring is all done online on either live video chat or through a messaging service. TutorUNI provides a more practical experience and as said by</w:t>
      </w:r>
      <w:hyperlink r:id="rId18">
        <w:r w:rsidDel="00000000" w:rsidR="00000000" w:rsidRPr="00000000">
          <w:rPr>
            <w:rtl w:val="0"/>
          </w:rPr>
          <w:t xml:space="preserve"> </w:t>
        </w:r>
      </w:hyperlink>
      <w:hyperlink r:id="rId19">
        <w:r w:rsidDel="00000000" w:rsidR="00000000" w:rsidRPr="00000000">
          <w:rPr>
            <w:color w:val="ec1b23"/>
            <w:rtl w:val="0"/>
          </w:rPr>
          <w:t xml:space="preserve">MICHAEL GODSEY</w:t>
        </w:r>
      </w:hyperlink>
      <w:r w:rsidDel="00000000" w:rsidR="00000000" w:rsidRPr="00000000">
        <w:rPr>
          <w:rFonts w:ascii="Times New Roman" w:cs="Times New Roman" w:eastAsia="Times New Roman" w:hAnsi="Times New Roman"/>
          <w:rtl w:val="0"/>
        </w:rPr>
        <w:t xml:space="preserve"> students are more engaged and focused when an actual tutor is present as opposed to staring at a bottomless screen for hours on end. </w:t>
      </w:r>
      <w:r w:rsidDel="00000000" w:rsidR="00000000" w:rsidRPr="00000000">
        <w:rPr>
          <w:sz w:val="21"/>
          <w:szCs w:val="21"/>
          <w:highlight w:val="white"/>
          <w:rtl w:val="0"/>
        </w:rPr>
        <w:t xml:space="preserve"> The application provides tuition for any subject and specifies a target audience of anyone in need of tuition regardless of age.</w:t>
      </w:r>
    </w:p>
    <w:p w:rsidR="00000000" w:rsidDel="00000000" w:rsidP="00000000" w:rsidRDefault="00000000" w:rsidRPr="00000000" w14:paraId="00000212">
      <w:pPr>
        <w:spacing w:line="276" w:lineRule="auto"/>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13">
      <w:pPr>
        <w:spacing w:line="276" w:lineRule="auto"/>
        <w:contextualSpacing w:val="0"/>
        <w:jc w:val="both"/>
        <w:rPr>
          <w:rFonts w:ascii="Times New Roman" w:cs="Times New Roman" w:eastAsia="Times New Roman" w:hAnsi="Times New Roman"/>
        </w:rPr>
      </w:pPr>
      <w:r w:rsidDel="00000000" w:rsidR="00000000" w:rsidRPr="00000000">
        <w:rPr>
          <w:b w:val="1"/>
          <w:sz w:val="21"/>
          <w:szCs w:val="21"/>
          <w:highlight w:val="white"/>
          <w:rtl w:val="0"/>
        </w:rPr>
        <w:t xml:space="preserve">Cheg Tutors</w:t>
      </w:r>
      <w:r w:rsidDel="00000000" w:rsidR="00000000" w:rsidRPr="00000000">
        <w:rPr>
          <w:sz w:val="21"/>
          <w:szCs w:val="21"/>
          <w:highlight w:val="white"/>
          <w:rtl w:val="0"/>
        </w:rPr>
        <w:t xml:space="preserve"> have an interesting revenue model where prices start from just .50/minute. The company offers each new customer 30 minutes of free tutoring so that each student know what kind of experience they are letting themselves in for before they spend their money. Each tutor is paid 20. Per hour as a minimum and the 50. Is applied to the exact number of minutes accumulated during a given week. This company is also based in America and are not available in the UK.</w:t>
      </w:r>
      <w:r w:rsidDel="00000000" w:rsidR="00000000" w:rsidRPr="00000000">
        <w:rPr>
          <w:rtl w:val="0"/>
        </w:rPr>
      </w:r>
    </w:p>
    <w:p w:rsidR="00000000" w:rsidDel="00000000" w:rsidP="00000000" w:rsidRDefault="00000000" w:rsidRPr="00000000" w14:paraId="00000214">
      <w:pPr>
        <w:spacing w:line="276" w:lineRule="auto"/>
        <w:contextualSpacing w:val="0"/>
        <w:rPr>
          <w:sz w:val="21"/>
          <w:szCs w:val="21"/>
          <w:highlight w:val="white"/>
        </w:rPr>
      </w:pPr>
      <w:r w:rsidDel="00000000" w:rsidR="00000000" w:rsidRPr="00000000">
        <w:rPr>
          <w:sz w:val="21"/>
          <w:szCs w:val="21"/>
          <w:highlight w:val="white"/>
          <w:rtl w:val="0"/>
        </w:rPr>
        <w:t xml:space="preserve"> </w:t>
      </w:r>
    </w:p>
    <w:p w:rsidR="00000000" w:rsidDel="00000000" w:rsidP="00000000" w:rsidRDefault="00000000" w:rsidRPr="00000000" w14:paraId="00000215">
      <w:pPr>
        <w:spacing w:line="276" w:lineRule="auto"/>
        <w:contextualSpacing w:val="0"/>
        <w:rPr>
          <w:sz w:val="21"/>
          <w:szCs w:val="21"/>
          <w:highlight w:val="white"/>
        </w:rPr>
      </w:pPr>
      <w:r w:rsidDel="00000000" w:rsidR="00000000" w:rsidRPr="00000000">
        <w:rPr>
          <w:sz w:val="21"/>
          <w:szCs w:val="21"/>
          <w:highlight w:val="white"/>
          <w:rtl w:val="0"/>
        </w:rPr>
        <w:t xml:space="preserve">(could not find information on how the business made money)</w:t>
      </w:r>
    </w:p>
    <w:p w:rsidR="00000000" w:rsidDel="00000000" w:rsidP="00000000" w:rsidRDefault="00000000" w:rsidRPr="00000000" w14:paraId="00000216">
      <w:pPr>
        <w:spacing w:line="276" w:lineRule="auto"/>
        <w:contextualSpacing w:val="0"/>
        <w:rPr/>
      </w:pPr>
      <w:r w:rsidDel="00000000" w:rsidR="00000000" w:rsidRPr="00000000">
        <w:rPr>
          <w:rtl w:val="0"/>
        </w:rPr>
        <w:t xml:space="preserve"> </w:t>
      </w:r>
    </w:p>
    <w:p w:rsidR="00000000" w:rsidDel="00000000" w:rsidP="00000000" w:rsidRDefault="00000000" w:rsidRPr="00000000" w14:paraId="00000217">
      <w:pPr>
        <w:spacing w:line="276" w:lineRule="auto"/>
        <w:contextualSpacing w:val="0"/>
        <w:jc w:val="both"/>
        <w:rPr/>
      </w:pPr>
      <w:r w:rsidDel="00000000" w:rsidR="00000000" w:rsidRPr="00000000">
        <w:rPr>
          <w:b w:val="1"/>
          <w:rtl w:val="0"/>
        </w:rPr>
        <w:t xml:space="preserve">SAT up</w:t>
      </w:r>
      <w:r w:rsidDel="00000000" w:rsidR="00000000" w:rsidRPr="00000000">
        <w:rPr>
          <w:rtl w:val="0"/>
        </w:rPr>
        <w:t xml:space="preserve"> is a tutoring application which gives students tuition without the use of an actual tutor. SAT up is a tuition application which specialises in SATs which means the audience they are targeting are aged between 6 and 11 y/o. The application provides a number of really interesting features including In app games to help with studying, personalised workouts and more. An interesting feature the application provides is the personalised workouts which become more and more suited to the student as they progress with the workouts each day. The app also provides feedback from tutors which will take at maximum 24 hours to reply.</w:t>
      </w:r>
    </w:p>
    <w:p w:rsidR="00000000" w:rsidDel="00000000" w:rsidP="00000000" w:rsidRDefault="00000000" w:rsidRPr="00000000" w14:paraId="00000218">
      <w:pPr>
        <w:spacing w:line="276" w:lineRule="auto"/>
        <w:contextualSpacing w:val="0"/>
        <w:rPr/>
      </w:pPr>
      <w:r w:rsidDel="00000000" w:rsidR="00000000" w:rsidRPr="00000000">
        <w:rPr>
          <w:rtl w:val="0"/>
        </w:rPr>
        <w:t xml:space="preserve"> </w:t>
      </w:r>
    </w:p>
    <w:p w:rsidR="00000000" w:rsidDel="00000000" w:rsidP="00000000" w:rsidRDefault="00000000" w:rsidRPr="00000000" w14:paraId="00000219">
      <w:pPr>
        <w:spacing w:line="276" w:lineRule="auto"/>
        <w:contextualSpacing w:val="0"/>
        <w:jc w:val="both"/>
        <w:rPr/>
      </w:pPr>
      <w:r w:rsidDel="00000000" w:rsidR="00000000" w:rsidRPr="00000000">
        <w:rPr>
          <w:b w:val="1"/>
          <w:rtl w:val="0"/>
        </w:rPr>
        <w:t xml:space="preserve">SAT up </w:t>
      </w:r>
      <w:r w:rsidDel="00000000" w:rsidR="00000000" w:rsidRPr="00000000">
        <w:rPr>
          <w:rtl w:val="0"/>
        </w:rPr>
        <w:t xml:space="preserve">charges a monthly fee of 4.99 which allows unlimited use of all of the features they have to offer. The application asks the user for a debit card which will get debited each month. The price is very affordable and considering the features very good value for money also.</w:t>
      </w:r>
    </w:p>
    <w:p w:rsidR="00000000" w:rsidDel="00000000" w:rsidP="00000000" w:rsidRDefault="00000000" w:rsidRPr="00000000" w14:paraId="0000021A">
      <w:pPr>
        <w:spacing w:line="276" w:lineRule="auto"/>
        <w:contextualSpacing w:val="0"/>
        <w:rPr/>
      </w:pPr>
      <w:r w:rsidDel="00000000" w:rsidR="00000000" w:rsidRPr="00000000">
        <w:rPr>
          <w:rtl w:val="0"/>
        </w:rPr>
        <w:t xml:space="preserve"> </w:t>
      </w:r>
    </w:p>
    <w:p w:rsidR="00000000" w:rsidDel="00000000" w:rsidP="00000000" w:rsidRDefault="00000000" w:rsidRPr="00000000" w14:paraId="0000021B">
      <w:pPr>
        <w:spacing w:line="276" w:lineRule="auto"/>
        <w:contextualSpacing w:val="0"/>
        <w:jc w:val="both"/>
        <w:rPr/>
      </w:pPr>
      <w:r w:rsidDel="00000000" w:rsidR="00000000" w:rsidRPr="00000000">
        <w:rPr>
          <w:b w:val="1"/>
          <w:rtl w:val="0"/>
        </w:rPr>
        <w:t xml:space="preserve">Tutree</w:t>
      </w:r>
      <w:r w:rsidDel="00000000" w:rsidR="00000000" w:rsidRPr="00000000">
        <w:rPr>
          <w:rtl w:val="0"/>
        </w:rPr>
        <w:t xml:space="preserve"> is an application I found online which is very similar to our concept TutorUNI. Tutree provides help on homework, revision help with exams, general tuition and more. The application says they can provide you a tutor within minutes once requested and give the students the option to compare the different tutors available in the area they are within. The application also has a GPS based service and provides a map with areas where tutors are available. The application has a built-in rating system so that students can see ratings of each tutor available to them. Both student and tutor have the option to rate each other out of 5 stars and also have the option to leave a review. Payments are made through the application once a debit card has been added to the account.</w:t>
      </w:r>
    </w:p>
    <w:p w:rsidR="00000000" w:rsidDel="00000000" w:rsidP="00000000" w:rsidRDefault="00000000" w:rsidRPr="00000000" w14:paraId="0000021C">
      <w:pPr>
        <w:spacing w:line="276" w:lineRule="auto"/>
        <w:contextualSpacing w:val="0"/>
        <w:rPr/>
      </w:pPr>
      <w:r w:rsidDel="00000000" w:rsidR="00000000" w:rsidRPr="00000000">
        <w:rPr>
          <w:rtl w:val="0"/>
        </w:rPr>
        <w:t xml:space="preserve"> </w:t>
      </w:r>
    </w:p>
    <w:p w:rsidR="00000000" w:rsidDel="00000000" w:rsidP="00000000" w:rsidRDefault="00000000" w:rsidRPr="00000000" w14:paraId="0000021D">
      <w:pPr>
        <w:spacing w:line="276" w:lineRule="auto"/>
        <w:contextualSpacing w:val="0"/>
        <w:jc w:val="both"/>
        <w:rPr/>
      </w:pPr>
      <w:r w:rsidDel="00000000" w:rsidR="00000000" w:rsidRPr="00000000">
        <w:rPr>
          <w:rtl w:val="0"/>
        </w:rPr>
        <w:t xml:space="preserve">Each tutor has a fee which is shown on their profile, however this fee is not fixed and can be discussed in the messaging service that the application provides. Most fees range from 25. and up. The application takes a cut of each transaction made between the client and the Tutor.</w:t>
      </w:r>
    </w:p>
    <w:p w:rsidR="00000000" w:rsidDel="00000000" w:rsidP="00000000" w:rsidRDefault="00000000" w:rsidRPr="00000000" w14:paraId="0000021E">
      <w:pPr>
        <w:spacing w:line="276" w:lineRule="auto"/>
        <w:contextualSpacing w:val="0"/>
        <w:rPr/>
      </w:pPr>
      <w:r w:rsidDel="00000000" w:rsidR="00000000" w:rsidRPr="00000000">
        <w:rPr>
          <w:rtl w:val="0"/>
        </w:rPr>
        <w:t xml:space="preserve"> </w:t>
      </w:r>
    </w:p>
    <w:p w:rsidR="00000000" w:rsidDel="00000000" w:rsidP="00000000" w:rsidRDefault="00000000" w:rsidRPr="00000000" w14:paraId="0000021F">
      <w:pPr>
        <w:spacing w:line="276" w:lineRule="auto"/>
        <w:contextualSpacing w:val="0"/>
        <w:rPr/>
      </w:pPr>
      <w:r w:rsidDel="00000000" w:rsidR="00000000" w:rsidRPr="00000000">
        <w:rPr>
          <w:rtl w:val="0"/>
        </w:rPr>
        <w:t xml:space="preserve">(I could not find this percentage)</w:t>
      </w:r>
    </w:p>
    <w:p w:rsidR="00000000" w:rsidDel="00000000" w:rsidP="00000000" w:rsidRDefault="00000000" w:rsidRPr="00000000" w14:paraId="00000220">
      <w:pPr>
        <w:spacing w:line="276" w:lineRule="auto"/>
        <w:contextualSpacing w:val="0"/>
        <w:rPr/>
      </w:pPr>
      <w:r w:rsidDel="00000000" w:rsidR="00000000" w:rsidRPr="00000000">
        <w:rPr>
          <w:rtl w:val="0"/>
        </w:rPr>
      </w:r>
    </w:p>
    <w:p w:rsidR="00000000" w:rsidDel="00000000" w:rsidP="00000000" w:rsidRDefault="00000000" w:rsidRPr="00000000" w14:paraId="00000221">
      <w:pPr>
        <w:spacing w:line="276" w:lineRule="auto"/>
        <w:contextualSpacing w:val="0"/>
        <w:rPr/>
      </w:pPr>
      <w:r w:rsidDel="00000000" w:rsidR="00000000" w:rsidRPr="00000000">
        <w:rPr>
          <w:rtl w:val="0"/>
        </w:rPr>
        <w:t xml:space="preserve">//Not finished </w:t>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4">
      <w:pPr>
        <w:contextualSpacing w:val="0"/>
        <w:jc w:val="center"/>
        <w:rPr>
          <w:b w:val="1"/>
        </w:rPr>
      </w:pPr>
      <w:r w:rsidDel="00000000" w:rsidR="00000000" w:rsidRPr="00000000">
        <w:rPr>
          <w:b w:val="1"/>
          <w:rtl w:val="0"/>
        </w:rPr>
        <w:t xml:space="preserve">What is their Revenue Model [Not complete]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contextualSpacing w:val="0"/>
        <w:rPr>
          <w:b w:val="1"/>
        </w:rPr>
      </w:pPr>
      <w:r w:rsidDel="00000000" w:rsidR="00000000" w:rsidRPr="00000000">
        <w:rPr>
          <w:rtl w:val="0"/>
        </w:rPr>
      </w:r>
    </w:p>
    <w:p w:rsidR="00000000" w:rsidDel="00000000" w:rsidP="00000000" w:rsidRDefault="00000000" w:rsidRPr="00000000" w14:paraId="00000226">
      <w:pPr>
        <w:spacing w:line="276" w:lineRule="auto"/>
        <w:contextualSpacing w:val="0"/>
        <w:rPr>
          <w:b w:val="1"/>
        </w:rPr>
      </w:pPr>
      <w:r w:rsidDel="00000000" w:rsidR="00000000" w:rsidRPr="00000000">
        <w:rPr>
          <w:color w:val="00ff00"/>
          <w:rtl w:val="0"/>
        </w:rPr>
        <w:t xml:space="preserve">What is their revenue model? </w:t>
      </w:r>
      <w:r w:rsidDel="00000000" w:rsidR="00000000" w:rsidRPr="00000000">
        <w:rPr>
          <w:b w:val="1"/>
          <w:rtl w:val="0"/>
        </w:rPr>
        <w:t xml:space="preserve">[]</w:t>
      </w:r>
    </w:p>
    <w:p w:rsidR="00000000" w:rsidDel="00000000" w:rsidP="00000000" w:rsidRDefault="00000000" w:rsidRPr="00000000" w14:paraId="00000227">
      <w:pPr>
        <w:numPr>
          <w:ilvl w:val="0"/>
          <w:numId w:val="6"/>
        </w:numPr>
        <w:spacing w:line="276" w:lineRule="auto"/>
        <w:ind w:left="720" w:hanging="360"/>
        <w:contextualSpacing w:val="1"/>
        <w:rPr>
          <w:color w:val="00ff00"/>
        </w:rPr>
      </w:pPr>
      <w:r w:rsidDel="00000000" w:rsidR="00000000" w:rsidRPr="00000000">
        <w:rPr>
          <w:color w:val="00ff00"/>
          <w:rtl w:val="0"/>
        </w:rPr>
        <w:t xml:space="preserve">What legal safeguards do they have in place?</w:t>
      </w:r>
    </w:p>
    <w:p w:rsidR="00000000" w:rsidDel="00000000" w:rsidP="00000000" w:rsidRDefault="00000000" w:rsidRPr="00000000" w14:paraId="00000228">
      <w:pPr>
        <w:numPr>
          <w:ilvl w:val="0"/>
          <w:numId w:val="6"/>
        </w:numPr>
        <w:spacing w:line="276" w:lineRule="auto"/>
        <w:ind w:left="720" w:hanging="360"/>
        <w:contextualSpacing w:val="1"/>
        <w:rPr>
          <w:color w:val="00ff00"/>
        </w:rPr>
      </w:pPr>
      <w:r w:rsidDel="00000000" w:rsidR="00000000" w:rsidRPr="00000000">
        <w:rPr>
          <w:color w:val="00ff00"/>
          <w:rtl w:val="0"/>
        </w:rPr>
        <w:t xml:space="preserve">Are they responsible for the target market using their servth aice including, health and safety (What are the health and safety regulations)?</w:t>
      </w:r>
    </w:p>
    <w:p w:rsidR="00000000" w:rsidDel="00000000" w:rsidP="00000000" w:rsidRDefault="00000000" w:rsidRPr="00000000" w14:paraId="00000229">
      <w:pPr>
        <w:numPr>
          <w:ilvl w:val="0"/>
          <w:numId w:val="6"/>
        </w:numPr>
        <w:spacing w:line="276" w:lineRule="auto"/>
        <w:ind w:left="720" w:hanging="360"/>
        <w:contextualSpacing w:val="1"/>
        <w:rPr>
          <w:color w:val="00ff00"/>
        </w:rPr>
      </w:pPr>
      <w:r w:rsidDel="00000000" w:rsidR="00000000" w:rsidRPr="00000000">
        <w:rPr>
          <w:color w:val="00ff00"/>
          <w:rtl w:val="0"/>
        </w:rPr>
        <w:t xml:space="preserve">What are the licences required?</w:t>
      </w:r>
    </w:p>
    <w:p w:rsidR="00000000" w:rsidDel="00000000" w:rsidP="00000000" w:rsidRDefault="00000000" w:rsidRPr="00000000" w14:paraId="0000022A">
      <w:pPr>
        <w:numPr>
          <w:ilvl w:val="0"/>
          <w:numId w:val="6"/>
        </w:numPr>
        <w:spacing w:line="276" w:lineRule="auto"/>
        <w:ind w:left="720" w:hanging="360"/>
        <w:contextualSpacing w:val="1"/>
        <w:rPr>
          <w:color w:val="00ff00"/>
        </w:rPr>
      </w:pPr>
      <w:r w:rsidDel="00000000" w:rsidR="00000000" w:rsidRPr="00000000">
        <w:rPr>
          <w:color w:val="00ff00"/>
          <w:rtl w:val="0"/>
        </w:rPr>
        <w:t xml:space="preserve"> Comparison between our services?</w:t>
      </w:r>
    </w:p>
    <w:p w:rsidR="00000000" w:rsidDel="00000000" w:rsidP="00000000" w:rsidRDefault="00000000" w:rsidRPr="00000000" w14:paraId="0000022B">
      <w:pPr>
        <w:spacing w:line="276" w:lineRule="auto"/>
        <w:contextualSpacing w:val="0"/>
        <w:rPr>
          <w:color w:val="00ff00"/>
        </w:rPr>
      </w:pPr>
      <w:r w:rsidDel="00000000" w:rsidR="00000000" w:rsidRPr="00000000">
        <w:rPr>
          <w:color w:val="00ff00"/>
          <w:rtl w:val="0"/>
        </w:rPr>
        <w:t xml:space="preserve">Indirect competitors and direct</w:t>
      </w:r>
    </w:p>
    <w:p w:rsidR="00000000" w:rsidDel="00000000" w:rsidP="00000000" w:rsidRDefault="00000000" w:rsidRPr="00000000" w14:paraId="0000022C">
      <w:pPr>
        <w:spacing w:line="276" w:lineRule="auto"/>
        <w:contextualSpacing w:val="0"/>
        <w:rPr>
          <w:color w:val="00ff00"/>
        </w:rPr>
      </w:pPr>
      <w:r w:rsidDel="00000000" w:rsidR="00000000" w:rsidRPr="00000000">
        <w:rPr>
          <w:color w:val="00ff00"/>
          <w:rtl w:val="0"/>
        </w:rPr>
        <w:t xml:space="preserve">10. What are the costs and how to maintain it?</w:t>
      </w:r>
    </w:p>
    <w:p w:rsidR="00000000" w:rsidDel="00000000" w:rsidP="00000000" w:rsidRDefault="00000000" w:rsidRPr="00000000" w14:paraId="0000022D">
      <w:pPr>
        <w:contextualSpacing w:val="0"/>
        <w:rPr>
          <w:b w:val="1"/>
        </w:rPr>
      </w:pPr>
      <w:r w:rsidDel="00000000" w:rsidR="00000000" w:rsidRPr="00000000">
        <w:rPr>
          <w:rtl w:val="0"/>
        </w:rPr>
      </w:r>
    </w:p>
    <w:p w:rsidR="00000000" w:rsidDel="00000000" w:rsidP="00000000" w:rsidRDefault="00000000" w:rsidRPr="00000000" w14:paraId="0000022E">
      <w:pPr>
        <w:contextualSpacing w:val="0"/>
        <w:rPr>
          <w:b w:val="1"/>
        </w:rPr>
      </w:pPr>
      <w:r w:rsidDel="00000000" w:rsidR="00000000" w:rsidRPr="00000000">
        <w:rPr>
          <w:rtl w:val="0"/>
        </w:rPr>
      </w:r>
    </w:p>
    <w:p w:rsidR="00000000" w:rsidDel="00000000" w:rsidP="00000000" w:rsidRDefault="00000000" w:rsidRPr="00000000" w14:paraId="0000022F">
      <w:pPr>
        <w:contextualSpacing w:val="0"/>
        <w:rPr>
          <w:b w:val="1"/>
        </w:rPr>
      </w:pPr>
      <w:r w:rsidDel="00000000" w:rsidR="00000000" w:rsidRPr="00000000">
        <w:rPr>
          <w:rtl w:val="0"/>
        </w:rPr>
      </w:r>
    </w:p>
    <w:p w:rsidR="00000000" w:rsidDel="00000000" w:rsidP="00000000" w:rsidRDefault="00000000" w:rsidRPr="00000000" w14:paraId="00000230">
      <w:pPr>
        <w:contextualSpacing w:val="0"/>
        <w:rPr/>
      </w:pPr>
      <w:r w:rsidDel="00000000" w:rsidR="00000000" w:rsidRPr="00000000">
        <w:rPr>
          <w:rtl w:val="0"/>
        </w:rPr>
        <w:t xml:space="preserve">[INSERT TEXT HERE]</w:t>
      </w:r>
    </w:p>
    <w:p w:rsidR="00000000" w:rsidDel="00000000" w:rsidP="00000000" w:rsidRDefault="00000000" w:rsidRPr="00000000" w14:paraId="00000231">
      <w:pPr>
        <w:contextualSpacing w:val="0"/>
        <w:rPr/>
      </w:pPr>
      <w:r w:rsidDel="00000000" w:rsidR="00000000" w:rsidRPr="00000000">
        <w:rPr>
          <w:rtl w:val="0"/>
        </w:rPr>
      </w:r>
    </w:p>
    <w:p w:rsidR="00000000" w:rsidDel="00000000" w:rsidP="00000000" w:rsidRDefault="00000000" w:rsidRPr="00000000" w14:paraId="00000232">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3">
      <w:pPr>
        <w:contextualSpacing w:val="0"/>
        <w:jc w:val="center"/>
        <w:rPr>
          <w:b w:val="1"/>
        </w:rPr>
      </w:pPr>
      <w:r w:rsidDel="00000000" w:rsidR="00000000" w:rsidRPr="00000000">
        <w:rPr>
          <w:b w:val="1"/>
          <w:rtl w:val="0"/>
        </w:rPr>
        <w:t xml:space="preserve">Reviews - [Benji]</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4">
      <w:pPr>
        <w:contextualSpacing w:val="0"/>
        <w:rPr>
          <w:b w:val="1"/>
        </w:rPr>
      </w:pPr>
      <w:r w:rsidDel="00000000" w:rsidR="00000000" w:rsidRPr="00000000">
        <w:rPr>
          <w:rtl w:val="0"/>
        </w:rPr>
      </w:r>
    </w:p>
    <w:p w:rsidR="00000000" w:rsidDel="00000000" w:rsidP="00000000" w:rsidRDefault="00000000" w:rsidRPr="00000000" w14:paraId="00000235">
      <w:pPr>
        <w:spacing w:line="276" w:lineRule="auto"/>
        <w:contextualSpacing w:val="0"/>
        <w:rPr>
          <w:color w:val="ff0000"/>
        </w:rPr>
      </w:pPr>
      <w:r w:rsidDel="00000000" w:rsidR="00000000" w:rsidRPr="00000000">
        <w:rPr>
          <w:color w:val="ff0000"/>
          <w:rtl w:val="0"/>
        </w:rPr>
        <w:t xml:space="preserve">[Asses competitors using research from forums, reviewing sites or even primary research such as recording or videos.</w:t>
      </w:r>
    </w:p>
    <w:p w:rsidR="00000000" w:rsidDel="00000000" w:rsidP="00000000" w:rsidRDefault="00000000" w:rsidRPr="00000000" w14:paraId="00000236">
      <w:pPr>
        <w:spacing w:line="276" w:lineRule="auto"/>
        <w:contextualSpacing w:val="0"/>
        <w:rPr>
          <w:color w:val="ff0000"/>
        </w:rPr>
      </w:pPr>
      <w:r w:rsidDel="00000000" w:rsidR="00000000" w:rsidRPr="00000000">
        <w:rPr>
          <w:rtl w:val="0"/>
        </w:rPr>
      </w:r>
    </w:p>
    <w:p w:rsidR="00000000" w:rsidDel="00000000" w:rsidP="00000000" w:rsidRDefault="00000000" w:rsidRPr="00000000" w14:paraId="00000237">
      <w:pPr>
        <w:spacing w:line="276" w:lineRule="auto"/>
        <w:contextualSpacing w:val="0"/>
        <w:rPr>
          <w:color w:val="ff0000"/>
        </w:rPr>
      </w:pPr>
      <w:r w:rsidDel="00000000" w:rsidR="00000000" w:rsidRPr="00000000">
        <w:rPr>
          <w:color w:val="ff0000"/>
          <w:rtl w:val="0"/>
        </w:rPr>
        <w:t xml:space="preserve">So ask the questions from </w:t>
      </w:r>
      <w:r w:rsidDel="00000000" w:rsidR="00000000" w:rsidRPr="00000000">
        <w:rPr>
          <w:b w:val="1"/>
          <w:color w:val="ff0000"/>
          <w:rtl w:val="0"/>
        </w:rPr>
        <w:t xml:space="preserve">COMPETITORS</w:t>
      </w:r>
      <w:r w:rsidDel="00000000" w:rsidR="00000000" w:rsidRPr="00000000">
        <w:rPr>
          <w:color w:val="ff0000"/>
          <w:rtl w:val="0"/>
        </w:rPr>
        <w:t xml:space="preserve"> to users</w:t>
      </w:r>
    </w:p>
    <w:p w:rsidR="00000000" w:rsidDel="00000000" w:rsidP="00000000" w:rsidRDefault="00000000" w:rsidRPr="00000000" w14:paraId="00000238">
      <w:pPr>
        <w:spacing w:line="276" w:lineRule="auto"/>
        <w:contextualSpacing w:val="0"/>
        <w:rPr>
          <w:color w:val="ff0000"/>
        </w:rPr>
      </w:pPr>
      <w:r w:rsidDel="00000000" w:rsidR="00000000" w:rsidRPr="00000000">
        <w:rPr>
          <w:rtl w:val="0"/>
        </w:rPr>
      </w:r>
    </w:p>
    <w:p w:rsidR="00000000" w:rsidDel="00000000" w:rsidP="00000000" w:rsidRDefault="00000000" w:rsidRPr="00000000" w14:paraId="00000239">
      <w:pPr>
        <w:spacing w:line="276" w:lineRule="auto"/>
        <w:contextualSpacing w:val="0"/>
        <w:rPr>
          <w:b w:val="1"/>
        </w:rPr>
      </w:pPr>
      <w:r w:rsidDel="00000000" w:rsidR="00000000" w:rsidRPr="00000000">
        <w:rPr>
          <w:color w:val="ff0000"/>
          <w:rtl w:val="0"/>
        </w:rPr>
        <w:t xml:space="preserve">Ask users whether they like the revenue models and what they could improve on competitors]</w:t>
      </w:r>
      <w:r w:rsidDel="00000000" w:rsidR="00000000" w:rsidRPr="00000000">
        <w:rPr>
          <w:rtl w:val="0"/>
        </w:rPr>
      </w:r>
    </w:p>
    <w:p w:rsidR="00000000" w:rsidDel="00000000" w:rsidP="00000000" w:rsidRDefault="00000000" w:rsidRPr="00000000" w14:paraId="0000023A">
      <w:pPr>
        <w:contextualSpacing w:val="0"/>
        <w:rPr>
          <w:b w:val="1"/>
        </w:rPr>
      </w:pPr>
      <w:r w:rsidDel="00000000" w:rsidR="00000000" w:rsidRPr="00000000">
        <w:rPr>
          <w:rtl w:val="0"/>
        </w:rPr>
      </w:r>
    </w:p>
    <w:p w:rsidR="00000000" w:rsidDel="00000000" w:rsidP="00000000" w:rsidRDefault="00000000" w:rsidRPr="00000000" w14:paraId="0000023B">
      <w:pPr>
        <w:contextualSpacing w:val="0"/>
        <w:rPr>
          <w:b w:val="1"/>
        </w:rPr>
      </w:pPr>
      <w:r w:rsidDel="00000000" w:rsidR="00000000" w:rsidRPr="00000000">
        <w:rPr>
          <w:rtl w:val="0"/>
        </w:rPr>
      </w:r>
    </w:p>
    <w:p w:rsidR="00000000" w:rsidDel="00000000" w:rsidP="00000000" w:rsidRDefault="00000000" w:rsidRPr="00000000" w14:paraId="0000023C">
      <w:pPr>
        <w:spacing w:line="276" w:lineRule="auto"/>
        <w:contextualSpacing w:val="0"/>
        <w:rPr/>
      </w:pPr>
      <w:r w:rsidDel="00000000" w:rsidR="00000000" w:rsidRPr="00000000">
        <w:rPr>
          <w:b w:val="1"/>
          <w:rtl w:val="0"/>
        </w:rPr>
        <w:t xml:space="preserve">Tutor Hunt</w:t>
      </w:r>
      <w:r w:rsidDel="00000000" w:rsidR="00000000" w:rsidRPr="00000000">
        <w:rPr>
          <w:rtl w:val="0"/>
        </w:rPr>
      </w:r>
    </w:p>
    <w:p w:rsidR="00000000" w:rsidDel="00000000" w:rsidP="00000000" w:rsidRDefault="00000000" w:rsidRPr="00000000" w14:paraId="0000023D">
      <w:pPr>
        <w:spacing w:line="276" w:lineRule="auto"/>
        <w:contextualSpacing w:val="0"/>
        <w:jc w:val="both"/>
        <w:rPr/>
      </w:pPr>
      <w:r w:rsidDel="00000000" w:rsidR="00000000" w:rsidRPr="00000000">
        <w:rPr>
          <w:rtl w:val="0"/>
        </w:rPr>
        <w:t xml:space="preserve">The first competitor looked at is Tutor Hunt. On the UK Trustpilot website (</w:t>
      </w:r>
      <w:hyperlink r:id="rId20">
        <w:r w:rsidDel="00000000" w:rsidR="00000000" w:rsidRPr="00000000">
          <w:rPr>
            <w:color w:val="1155cc"/>
            <w:u w:val="single"/>
            <w:rtl w:val="0"/>
          </w:rPr>
          <w:t xml:space="preserve">https://uk.trustpilot.com/review/www.tutorhunt.com</w:t>
        </w:r>
      </w:hyperlink>
      <w:r w:rsidDel="00000000" w:rsidR="00000000" w:rsidRPr="00000000">
        <w:rPr>
          <w:rtl w:val="0"/>
        </w:rPr>
        <w:t xml:space="preserve">), there are 840 reviews, and from these 88% of them give Tutor Hunt the top tier rating, which is excellent. Some of these reviews are as follows:</w:t>
      </w:r>
    </w:p>
    <w:p w:rsidR="00000000" w:rsidDel="00000000" w:rsidP="00000000" w:rsidRDefault="00000000" w:rsidRPr="00000000" w14:paraId="0000023E">
      <w:pPr>
        <w:spacing w:line="276" w:lineRule="auto"/>
        <w:contextualSpacing w:val="0"/>
        <w:rPr/>
      </w:pPr>
      <w:r w:rsidDel="00000000" w:rsidR="00000000" w:rsidRPr="00000000">
        <w:rPr/>
        <w:drawing>
          <wp:inline distB="114300" distT="114300" distL="114300" distR="114300">
            <wp:extent cx="5734050" cy="2959100"/>
            <wp:effectExtent b="0" l="0" r="0" t="0"/>
            <wp:docPr descr="Screen Shot 2017-10-30 at 11.46.09.png" id="9" name="image23.png"/>
            <a:graphic>
              <a:graphicData uri="http://schemas.openxmlformats.org/drawingml/2006/picture">
                <pic:pic>
                  <pic:nvPicPr>
                    <pic:cNvPr descr="Screen Shot 2017-10-30 at 11.46.09.png" id="0" name="image23.png"/>
                    <pic:cNvPicPr preferRelativeResize="0"/>
                  </pic:nvPicPr>
                  <pic:blipFill>
                    <a:blip r:embed="rId21"/>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spacing w:line="276" w:lineRule="auto"/>
        <w:contextualSpacing w:val="0"/>
        <w:rPr/>
      </w:pPr>
      <w:r w:rsidDel="00000000" w:rsidR="00000000" w:rsidRPr="00000000">
        <w:rPr>
          <w:rtl w:val="0"/>
        </w:rPr>
      </w:r>
    </w:p>
    <w:p w:rsidR="00000000" w:rsidDel="00000000" w:rsidP="00000000" w:rsidRDefault="00000000" w:rsidRPr="00000000" w14:paraId="00000240">
      <w:pPr>
        <w:spacing w:line="276" w:lineRule="auto"/>
        <w:contextualSpacing w:val="0"/>
        <w:rPr/>
      </w:pPr>
      <w:r w:rsidDel="00000000" w:rsidR="00000000" w:rsidRPr="00000000">
        <w:rPr/>
        <w:drawing>
          <wp:inline distB="114300" distT="114300" distL="114300" distR="114300">
            <wp:extent cx="5734050" cy="2743200"/>
            <wp:effectExtent b="0" l="0" r="0" t="0"/>
            <wp:docPr descr="Screen Shot 2017-10-30 at 11.46.22.png" id="3" name="image15.png"/>
            <a:graphic>
              <a:graphicData uri="http://schemas.openxmlformats.org/drawingml/2006/picture">
                <pic:pic>
                  <pic:nvPicPr>
                    <pic:cNvPr descr="Screen Shot 2017-10-30 at 11.46.22.png" id="0" name="image15.png"/>
                    <pic:cNvPicPr preferRelativeResize="0"/>
                  </pic:nvPicPr>
                  <pic:blipFill>
                    <a:blip r:embed="rId22"/>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spacing w:line="276" w:lineRule="auto"/>
        <w:contextualSpacing w:val="0"/>
        <w:rPr/>
      </w:pPr>
      <w:r w:rsidDel="00000000" w:rsidR="00000000" w:rsidRPr="00000000">
        <w:rPr>
          <w:rtl w:val="0"/>
        </w:rPr>
      </w:r>
    </w:p>
    <w:p w:rsidR="00000000" w:rsidDel="00000000" w:rsidP="00000000" w:rsidRDefault="00000000" w:rsidRPr="00000000" w14:paraId="00000242">
      <w:pPr>
        <w:spacing w:line="276" w:lineRule="auto"/>
        <w:contextualSpacing w:val="0"/>
        <w:jc w:val="both"/>
        <w:rPr/>
      </w:pPr>
      <w:r w:rsidDel="00000000" w:rsidR="00000000" w:rsidRPr="00000000">
        <w:rPr>
          <w:rtl w:val="0"/>
        </w:rPr>
        <w:t xml:space="preserve">From the 88% Excelend reviews, users emphasise the simplicity of the site, and how it is clear to use, and the use of short descriptions for the tutors allows those seeking tutoring and quick way to sort through the results and find a suitable match.</w:t>
      </w:r>
    </w:p>
    <w:p w:rsidR="00000000" w:rsidDel="00000000" w:rsidP="00000000" w:rsidRDefault="00000000" w:rsidRPr="00000000" w14:paraId="00000243">
      <w:pPr>
        <w:spacing w:line="276" w:lineRule="auto"/>
        <w:contextualSpacing w:val="0"/>
        <w:jc w:val="both"/>
        <w:rPr/>
      </w:pPr>
      <w:r w:rsidDel="00000000" w:rsidR="00000000" w:rsidRPr="00000000">
        <w:rPr>
          <w:rtl w:val="0"/>
        </w:rPr>
      </w:r>
    </w:p>
    <w:p w:rsidR="00000000" w:rsidDel="00000000" w:rsidP="00000000" w:rsidRDefault="00000000" w:rsidRPr="00000000" w14:paraId="00000244">
      <w:pPr>
        <w:spacing w:line="276" w:lineRule="auto"/>
        <w:contextualSpacing w:val="0"/>
        <w:jc w:val="both"/>
        <w:rPr/>
      </w:pPr>
      <w:r w:rsidDel="00000000" w:rsidR="00000000" w:rsidRPr="00000000">
        <w:rPr>
          <w:rtl w:val="0"/>
        </w:rPr>
        <w:t xml:space="preserve">Although most have positive reviews, 1% of the users have only rated 1* rating, some of which can be seen below:</w:t>
      </w:r>
    </w:p>
    <w:p w:rsidR="00000000" w:rsidDel="00000000" w:rsidP="00000000" w:rsidRDefault="00000000" w:rsidRPr="00000000" w14:paraId="00000245">
      <w:pPr>
        <w:spacing w:line="276" w:lineRule="auto"/>
        <w:contextualSpacing w:val="0"/>
        <w:rPr/>
      </w:pPr>
      <w:r w:rsidDel="00000000" w:rsidR="00000000" w:rsidRPr="00000000">
        <w:rPr/>
        <w:drawing>
          <wp:inline distB="114300" distT="114300" distL="114300" distR="114300">
            <wp:extent cx="5734050" cy="4533900"/>
            <wp:effectExtent b="0" l="0" r="0" t="0"/>
            <wp:docPr descr="Screen Shot 2017-10-30 at 11.46.43.png" id="4" name="image18.png"/>
            <a:graphic>
              <a:graphicData uri="http://schemas.openxmlformats.org/drawingml/2006/picture">
                <pic:pic>
                  <pic:nvPicPr>
                    <pic:cNvPr descr="Screen Shot 2017-10-30 at 11.46.43.png" id="0" name="image18.png"/>
                    <pic:cNvPicPr preferRelativeResize="0"/>
                  </pic:nvPicPr>
                  <pic:blipFill>
                    <a:blip r:embed="rId23"/>
                    <a:srcRect b="0" l="0" r="0" t="0"/>
                    <a:stretch>
                      <a:fillRect/>
                    </a:stretch>
                  </pic:blipFill>
                  <pic:spPr>
                    <a:xfrm>
                      <a:off x="0" y="0"/>
                      <a:ext cx="573405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spacing w:line="276" w:lineRule="auto"/>
        <w:contextualSpacing w:val="0"/>
        <w:rPr/>
      </w:pPr>
      <w:r w:rsidDel="00000000" w:rsidR="00000000" w:rsidRPr="00000000">
        <w:rPr/>
        <w:drawing>
          <wp:inline distB="114300" distT="114300" distL="114300" distR="114300">
            <wp:extent cx="5734050" cy="2336800"/>
            <wp:effectExtent b="0" l="0" r="0" t="0"/>
            <wp:docPr descr="Screen Shot 2017-10-30 at 11.46.51.png" id="8" name="image22.png"/>
            <a:graphic>
              <a:graphicData uri="http://schemas.openxmlformats.org/drawingml/2006/picture">
                <pic:pic>
                  <pic:nvPicPr>
                    <pic:cNvPr descr="Screen Shot 2017-10-30 at 11.46.51.png" id="0" name="image22.png"/>
                    <pic:cNvPicPr preferRelativeResize="0"/>
                  </pic:nvPicPr>
                  <pic:blipFill>
                    <a:blip r:embed="rId24"/>
                    <a:srcRect b="0" l="0" r="0" t="0"/>
                    <a:stretch>
                      <a:fillRect/>
                    </a:stretch>
                  </pic:blipFill>
                  <pic:spPr>
                    <a:xfrm>
                      <a:off x="0" y="0"/>
                      <a:ext cx="573405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spacing w:line="276" w:lineRule="auto"/>
        <w:contextualSpacing w:val="0"/>
        <w:rPr/>
      </w:pPr>
      <w:r w:rsidDel="00000000" w:rsidR="00000000" w:rsidRPr="00000000">
        <w:rPr>
          <w:rtl w:val="0"/>
        </w:rPr>
      </w:r>
    </w:p>
    <w:p w:rsidR="00000000" w:rsidDel="00000000" w:rsidP="00000000" w:rsidRDefault="00000000" w:rsidRPr="00000000" w14:paraId="00000248">
      <w:pPr>
        <w:spacing w:line="276" w:lineRule="auto"/>
        <w:contextualSpacing w:val="0"/>
        <w:jc w:val="both"/>
        <w:rPr/>
      </w:pPr>
      <w:r w:rsidDel="00000000" w:rsidR="00000000" w:rsidRPr="00000000">
        <w:rPr>
          <w:rtl w:val="0"/>
        </w:rPr>
        <w:t xml:space="preserve">Although the minority, these reviews highlight some issues users have faced, especially highlighting the fact that, although they may have paid to get a tutors contact details, the tutor may then not chose to teach them, effectively meaning the user has ‘wasted’ their money. Other issues highlighted are the the uncertainty of how the site is used (how people pay for the service) alongside some people paying to then have unreliable tutors. </w:t>
      </w:r>
    </w:p>
    <w:p w:rsidR="00000000" w:rsidDel="00000000" w:rsidP="00000000" w:rsidRDefault="00000000" w:rsidRPr="00000000" w14:paraId="00000249">
      <w:pPr>
        <w:spacing w:line="276" w:lineRule="auto"/>
        <w:contextualSpacing w:val="0"/>
        <w:rPr/>
      </w:pPr>
      <w:r w:rsidDel="00000000" w:rsidR="00000000" w:rsidRPr="00000000">
        <w:rPr>
          <w:rtl w:val="0"/>
        </w:rPr>
      </w:r>
    </w:p>
    <w:p w:rsidR="00000000" w:rsidDel="00000000" w:rsidP="00000000" w:rsidRDefault="00000000" w:rsidRPr="00000000" w14:paraId="0000024A">
      <w:pPr>
        <w:spacing w:line="276" w:lineRule="auto"/>
        <w:contextualSpacing w:val="0"/>
        <w:jc w:val="both"/>
        <w:rPr/>
      </w:pPr>
      <w:r w:rsidDel="00000000" w:rsidR="00000000" w:rsidRPr="00000000">
        <w:rPr>
          <w:rtl w:val="0"/>
        </w:rPr>
        <w:t xml:space="preserve">Other sites such as Site Jabber (</w:t>
      </w:r>
      <w:hyperlink r:id="rId25">
        <w:r w:rsidDel="00000000" w:rsidR="00000000" w:rsidRPr="00000000">
          <w:rPr>
            <w:color w:val="1155cc"/>
            <w:u w:val="single"/>
            <w:rtl w:val="0"/>
          </w:rPr>
          <w:t xml:space="preserve">https://www.sitejabber.com/reviews/www.tutorhunt.com</w:t>
        </w:r>
      </w:hyperlink>
      <w:r w:rsidDel="00000000" w:rsidR="00000000" w:rsidRPr="00000000">
        <w:rPr>
          <w:rtl w:val="0"/>
        </w:rPr>
        <w:t xml:space="preserve">) have nearly 30% of their reviewds 1*, with most reviewers emphasising that the high costs put them off the service.</w:t>
      </w:r>
    </w:p>
    <w:p w:rsidR="00000000" w:rsidDel="00000000" w:rsidP="00000000" w:rsidRDefault="00000000" w:rsidRPr="00000000" w14:paraId="0000024B">
      <w:pPr>
        <w:spacing w:before="240" w:line="261" w:lineRule="auto"/>
        <w:contextualSpacing w:val="0"/>
        <w:rPr/>
      </w:pP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D">
      <w:pPr>
        <w:contextualSpacing w:val="0"/>
        <w:jc w:val="center"/>
        <w:rPr>
          <w:b w:val="1"/>
        </w:rPr>
      </w:pPr>
      <w:r w:rsidDel="00000000" w:rsidR="00000000" w:rsidRPr="00000000">
        <w:rPr>
          <w:b w:val="1"/>
          <w:rtl w:val="0"/>
        </w:rPr>
        <w:t xml:space="preserve">Legal  - [Coreen]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E">
      <w:pPr>
        <w:contextualSpacing w:val="0"/>
        <w:rPr>
          <w:b w:val="1"/>
        </w:rPr>
      </w:pPr>
      <w:r w:rsidDel="00000000" w:rsidR="00000000" w:rsidRPr="00000000">
        <w:rPr>
          <w:rtl w:val="0"/>
        </w:rPr>
      </w:r>
    </w:p>
    <w:p w:rsidR="00000000" w:rsidDel="00000000" w:rsidP="00000000" w:rsidRDefault="00000000" w:rsidRPr="00000000" w14:paraId="0000024F">
      <w:pPr>
        <w:spacing w:line="276" w:lineRule="auto"/>
        <w:contextualSpacing w:val="0"/>
        <w:rPr>
          <w:i w:val="1"/>
          <w:color w:val="0000ff"/>
        </w:rPr>
      </w:pPr>
      <w:r w:rsidDel="00000000" w:rsidR="00000000" w:rsidRPr="00000000">
        <w:rPr>
          <w:i w:val="1"/>
          <w:color w:val="0000ff"/>
          <w:rtl w:val="0"/>
        </w:rPr>
        <w:t xml:space="preserve">Legal implications when working with children?</w:t>
      </w:r>
    </w:p>
    <w:p w:rsidR="00000000" w:rsidDel="00000000" w:rsidP="00000000" w:rsidRDefault="00000000" w:rsidRPr="00000000" w14:paraId="00000250">
      <w:pPr>
        <w:spacing w:line="276" w:lineRule="auto"/>
        <w:contextualSpacing w:val="0"/>
        <w:rPr>
          <w:i w:val="1"/>
          <w:color w:val="0000ff"/>
        </w:rPr>
      </w:pPr>
      <w:r w:rsidDel="00000000" w:rsidR="00000000" w:rsidRPr="00000000">
        <w:rPr>
          <w:rtl w:val="0"/>
        </w:rPr>
      </w:r>
    </w:p>
    <w:p w:rsidR="00000000" w:rsidDel="00000000" w:rsidP="00000000" w:rsidRDefault="00000000" w:rsidRPr="00000000" w14:paraId="00000251">
      <w:pPr>
        <w:spacing w:line="276" w:lineRule="auto"/>
        <w:contextualSpacing w:val="0"/>
        <w:rPr>
          <w:color w:val="0000ff"/>
        </w:rPr>
      </w:pPr>
      <w:r w:rsidDel="00000000" w:rsidR="00000000" w:rsidRPr="00000000">
        <w:rPr>
          <w:color w:val="0000ff"/>
          <w:rtl w:val="0"/>
        </w:rPr>
        <w:t xml:space="preserve">Whilst look at a website called TutorCruncher which is a website that helps small businesses take care of their invoicing etc, a Start-up consultant has given a few pointers on the legal aspects of starting a tutoring company.</w:t>
      </w:r>
    </w:p>
    <w:p w:rsidR="00000000" w:rsidDel="00000000" w:rsidP="00000000" w:rsidRDefault="00000000" w:rsidRPr="00000000" w14:paraId="00000252">
      <w:pPr>
        <w:spacing w:line="276" w:lineRule="auto"/>
        <w:contextualSpacing w:val="0"/>
        <w:rPr>
          <w:color w:val="0000ff"/>
        </w:rPr>
      </w:pPr>
      <w:r w:rsidDel="00000000" w:rsidR="00000000" w:rsidRPr="00000000">
        <w:rPr>
          <w:rtl w:val="0"/>
        </w:rPr>
      </w:r>
    </w:p>
    <w:p w:rsidR="00000000" w:rsidDel="00000000" w:rsidP="00000000" w:rsidRDefault="00000000" w:rsidRPr="00000000" w14:paraId="00000253">
      <w:pPr>
        <w:spacing w:line="276" w:lineRule="auto"/>
        <w:contextualSpacing w:val="0"/>
        <w:rPr>
          <w:color w:val="0000ff"/>
        </w:rPr>
      </w:pPr>
      <w:r w:rsidDel="00000000" w:rsidR="00000000" w:rsidRPr="00000000">
        <w:rPr>
          <w:color w:val="0000ff"/>
          <w:rtl w:val="0"/>
        </w:rPr>
        <w:t xml:space="preserve">[</w:t>
      </w:r>
      <w:hyperlink r:id="rId26">
        <w:r w:rsidDel="00000000" w:rsidR="00000000" w:rsidRPr="00000000">
          <w:rPr>
            <w:color w:val="1155cc"/>
            <w:u w:val="single"/>
            <w:rtl w:val="0"/>
          </w:rPr>
          <w:t xml:space="preserve">https://tutorcruncher.com/legal-implications-when-starting-a-tutoring-business/</w:t>
        </w:r>
      </w:hyperlink>
      <w:r w:rsidDel="00000000" w:rsidR="00000000" w:rsidRPr="00000000">
        <w:rPr>
          <w:color w:val="0000ff"/>
          <w:rtl w:val="0"/>
        </w:rPr>
        <w:t xml:space="preserve">] [Accessed 26 October 2017]</w:t>
      </w:r>
    </w:p>
    <w:p w:rsidR="00000000" w:rsidDel="00000000" w:rsidP="00000000" w:rsidRDefault="00000000" w:rsidRPr="00000000" w14:paraId="00000254">
      <w:pPr>
        <w:spacing w:line="276" w:lineRule="auto"/>
        <w:contextualSpacing w:val="0"/>
        <w:rPr>
          <w:color w:val="0000ff"/>
        </w:rPr>
      </w:pPr>
      <w:r w:rsidDel="00000000" w:rsidR="00000000" w:rsidRPr="00000000">
        <w:rPr>
          <w:rtl w:val="0"/>
        </w:rPr>
      </w:r>
    </w:p>
    <w:p w:rsidR="00000000" w:rsidDel="00000000" w:rsidP="00000000" w:rsidRDefault="00000000" w:rsidRPr="00000000" w14:paraId="00000255">
      <w:pPr>
        <w:spacing w:line="276" w:lineRule="auto"/>
        <w:contextualSpacing w:val="0"/>
        <w:jc w:val="both"/>
        <w:rPr>
          <w:color w:val="0000ff"/>
        </w:rPr>
      </w:pPr>
      <w:r w:rsidDel="00000000" w:rsidR="00000000" w:rsidRPr="00000000">
        <w:rPr>
          <w:color w:val="0000ff"/>
          <w:u w:val="single"/>
          <w:rtl w:val="0"/>
        </w:rPr>
        <w:t xml:space="preserve">Disclosure and Barring Service (DBS) Checks</w:t>
      </w:r>
      <w:r w:rsidDel="00000000" w:rsidR="00000000" w:rsidRPr="00000000">
        <w:rPr>
          <w:color w:val="0000ff"/>
          <w:rtl w:val="0"/>
        </w:rPr>
        <w:t xml:space="preserve">: </w:t>
      </w:r>
    </w:p>
    <w:p w:rsidR="00000000" w:rsidDel="00000000" w:rsidP="00000000" w:rsidRDefault="00000000" w:rsidRPr="00000000" w14:paraId="00000256">
      <w:pPr>
        <w:spacing w:line="276" w:lineRule="auto"/>
        <w:contextualSpacing w:val="0"/>
        <w:jc w:val="both"/>
        <w:rPr>
          <w:color w:val="0000ff"/>
        </w:rPr>
      </w:pPr>
      <w:r w:rsidDel="00000000" w:rsidR="00000000" w:rsidRPr="00000000">
        <w:rPr>
          <w:rtl w:val="0"/>
        </w:rPr>
      </w:r>
    </w:p>
    <w:p w:rsidR="00000000" w:rsidDel="00000000" w:rsidP="00000000" w:rsidRDefault="00000000" w:rsidRPr="00000000" w14:paraId="00000257">
      <w:pPr>
        <w:spacing w:line="276" w:lineRule="auto"/>
        <w:contextualSpacing w:val="0"/>
        <w:jc w:val="both"/>
        <w:rPr>
          <w:color w:val="0000ff"/>
        </w:rPr>
      </w:pPr>
      <w:r w:rsidDel="00000000" w:rsidR="00000000" w:rsidRPr="00000000">
        <w:rPr>
          <w:color w:val="0000ff"/>
          <w:rtl w:val="0"/>
        </w:rPr>
        <w:t xml:space="preserve">All jobs in the UK that involve working with children require a DBS check to be carried out this is a detailed police check to ensure that the person that is being checked does not have any restrictions on their ability to work with children.  Every potential tutor also needs to have their identity verified with the following:</w:t>
      </w:r>
    </w:p>
    <w:p w:rsidR="00000000" w:rsidDel="00000000" w:rsidP="00000000" w:rsidRDefault="00000000" w:rsidRPr="00000000" w14:paraId="00000258">
      <w:pPr>
        <w:spacing w:line="276" w:lineRule="auto"/>
        <w:contextualSpacing w:val="0"/>
        <w:jc w:val="both"/>
        <w:rPr>
          <w:color w:val="0000ff"/>
        </w:rPr>
      </w:pPr>
      <w:r w:rsidDel="00000000" w:rsidR="00000000" w:rsidRPr="00000000">
        <w:rPr>
          <w:rtl w:val="0"/>
        </w:rPr>
      </w:r>
    </w:p>
    <w:p w:rsidR="00000000" w:rsidDel="00000000" w:rsidP="00000000" w:rsidRDefault="00000000" w:rsidRPr="00000000" w14:paraId="00000259">
      <w:pPr>
        <w:numPr>
          <w:ilvl w:val="0"/>
          <w:numId w:val="11"/>
        </w:numPr>
        <w:spacing w:line="276" w:lineRule="auto"/>
        <w:ind w:left="720" w:hanging="360"/>
        <w:contextualSpacing w:val="1"/>
        <w:jc w:val="both"/>
        <w:rPr>
          <w:color w:val="0000ff"/>
        </w:rPr>
      </w:pPr>
      <w:r w:rsidDel="00000000" w:rsidR="00000000" w:rsidRPr="00000000">
        <w:rPr>
          <w:color w:val="0000ff"/>
          <w:rtl w:val="0"/>
        </w:rPr>
        <w:t xml:space="preserve">Passport;</w:t>
      </w:r>
    </w:p>
    <w:p w:rsidR="00000000" w:rsidDel="00000000" w:rsidP="00000000" w:rsidRDefault="00000000" w:rsidRPr="00000000" w14:paraId="0000025A">
      <w:pPr>
        <w:numPr>
          <w:ilvl w:val="0"/>
          <w:numId w:val="11"/>
        </w:numPr>
        <w:spacing w:line="276" w:lineRule="auto"/>
        <w:ind w:left="720" w:hanging="360"/>
        <w:contextualSpacing w:val="1"/>
        <w:jc w:val="both"/>
        <w:rPr>
          <w:color w:val="0000ff"/>
        </w:rPr>
      </w:pPr>
      <w:r w:rsidDel="00000000" w:rsidR="00000000" w:rsidRPr="00000000">
        <w:rPr>
          <w:color w:val="0000ff"/>
          <w:rtl w:val="0"/>
        </w:rPr>
        <w:t xml:space="preserve">Two references from employers;</w:t>
      </w:r>
    </w:p>
    <w:p w:rsidR="00000000" w:rsidDel="00000000" w:rsidP="00000000" w:rsidRDefault="00000000" w:rsidRPr="00000000" w14:paraId="0000025B">
      <w:pPr>
        <w:numPr>
          <w:ilvl w:val="0"/>
          <w:numId w:val="11"/>
        </w:numPr>
        <w:spacing w:line="276" w:lineRule="auto"/>
        <w:ind w:left="720" w:hanging="360"/>
        <w:contextualSpacing w:val="1"/>
        <w:jc w:val="both"/>
        <w:rPr>
          <w:color w:val="0000ff"/>
        </w:rPr>
      </w:pPr>
      <w:r w:rsidDel="00000000" w:rsidR="00000000" w:rsidRPr="00000000">
        <w:rPr>
          <w:color w:val="0000ff"/>
          <w:rtl w:val="0"/>
        </w:rPr>
        <w:t xml:space="preserve">Proof of being eligible to work in the UK;</w:t>
      </w:r>
    </w:p>
    <w:p w:rsidR="00000000" w:rsidDel="00000000" w:rsidP="00000000" w:rsidRDefault="00000000" w:rsidRPr="00000000" w14:paraId="0000025C">
      <w:pPr>
        <w:numPr>
          <w:ilvl w:val="0"/>
          <w:numId w:val="11"/>
        </w:numPr>
        <w:spacing w:line="276" w:lineRule="auto"/>
        <w:ind w:left="720" w:hanging="360"/>
        <w:contextualSpacing w:val="1"/>
        <w:jc w:val="both"/>
        <w:rPr>
          <w:color w:val="0000ff"/>
        </w:rPr>
      </w:pPr>
      <w:r w:rsidDel="00000000" w:rsidR="00000000" w:rsidRPr="00000000">
        <w:rPr>
          <w:color w:val="0000ff"/>
          <w:rtl w:val="0"/>
        </w:rPr>
        <w:t xml:space="preserve">Educational qualifications</w:t>
      </w:r>
    </w:p>
    <w:p w:rsidR="00000000" w:rsidDel="00000000" w:rsidP="00000000" w:rsidRDefault="00000000" w:rsidRPr="00000000" w14:paraId="0000025D">
      <w:pPr>
        <w:spacing w:line="276" w:lineRule="auto"/>
        <w:contextualSpacing w:val="0"/>
        <w:rPr>
          <w:color w:val="0000ff"/>
        </w:rPr>
      </w:pPr>
      <w:r w:rsidDel="00000000" w:rsidR="00000000" w:rsidRPr="00000000">
        <w:rPr>
          <w:rtl w:val="0"/>
        </w:rPr>
      </w:r>
    </w:p>
    <w:p w:rsidR="00000000" w:rsidDel="00000000" w:rsidP="00000000" w:rsidRDefault="00000000" w:rsidRPr="00000000" w14:paraId="0000025E">
      <w:pPr>
        <w:spacing w:line="276" w:lineRule="auto"/>
        <w:contextualSpacing w:val="0"/>
        <w:rPr>
          <w:color w:val="0000ff"/>
          <w:u w:val="single"/>
        </w:rPr>
      </w:pPr>
      <w:r w:rsidDel="00000000" w:rsidR="00000000" w:rsidRPr="00000000">
        <w:rPr>
          <w:color w:val="0000ff"/>
          <w:u w:val="single"/>
          <w:rtl w:val="0"/>
        </w:rPr>
        <w:t xml:space="preserve">Confidentiality Agreement</w:t>
      </w:r>
    </w:p>
    <w:p w:rsidR="00000000" w:rsidDel="00000000" w:rsidP="00000000" w:rsidRDefault="00000000" w:rsidRPr="00000000" w14:paraId="0000025F">
      <w:pPr>
        <w:spacing w:line="276" w:lineRule="auto"/>
        <w:contextualSpacing w:val="0"/>
        <w:rPr>
          <w:color w:val="0000ff"/>
        </w:rPr>
      </w:pPr>
      <w:r w:rsidDel="00000000" w:rsidR="00000000" w:rsidRPr="00000000">
        <w:rPr>
          <w:rtl w:val="0"/>
        </w:rPr>
      </w:r>
    </w:p>
    <w:p w:rsidR="00000000" w:rsidDel="00000000" w:rsidP="00000000" w:rsidRDefault="00000000" w:rsidRPr="00000000" w14:paraId="00000260">
      <w:pPr>
        <w:spacing w:line="276" w:lineRule="auto"/>
        <w:contextualSpacing w:val="0"/>
        <w:jc w:val="both"/>
        <w:rPr>
          <w:color w:val="0000ff"/>
        </w:rPr>
      </w:pPr>
      <w:r w:rsidDel="00000000" w:rsidR="00000000" w:rsidRPr="00000000">
        <w:rPr>
          <w:color w:val="0000ff"/>
          <w:rtl w:val="0"/>
        </w:rPr>
        <w:t xml:space="preserve">It is suggested by TutorCruncher that a confidentiality agreement should be signed by all tutors in order to protect the interests of the client(s).  This could include, but not limited to, high net worth clients (the confidentiality agreement would ensure that any confidential information of the client will be protected) as Tutors may come across confidential information within the client’s home whilst tutoring the child.</w:t>
      </w:r>
    </w:p>
    <w:p w:rsidR="00000000" w:rsidDel="00000000" w:rsidP="00000000" w:rsidRDefault="00000000" w:rsidRPr="00000000" w14:paraId="00000261">
      <w:pPr>
        <w:spacing w:line="276" w:lineRule="auto"/>
        <w:contextualSpacing w:val="0"/>
        <w:jc w:val="both"/>
        <w:rPr>
          <w:color w:val="0000ff"/>
        </w:rPr>
      </w:pPr>
      <w:r w:rsidDel="00000000" w:rsidR="00000000" w:rsidRPr="00000000">
        <w:rPr>
          <w:color w:val="0000ff"/>
          <w:rtl w:val="0"/>
        </w:rPr>
        <w:t xml:space="preserve">  </w:t>
      </w:r>
    </w:p>
    <w:p w:rsidR="00000000" w:rsidDel="00000000" w:rsidP="00000000" w:rsidRDefault="00000000" w:rsidRPr="00000000" w14:paraId="00000262">
      <w:pPr>
        <w:spacing w:line="276" w:lineRule="auto"/>
        <w:contextualSpacing w:val="0"/>
        <w:rPr>
          <w:color w:val="0000ff"/>
          <w:u w:val="single"/>
        </w:rPr>
      </w:pPr>
      <w:r w:rsidDel="00000000" w:rsidR="00000000" w:rsidRPr="00000000">
        <w:rPr>
          <w:color w:val="0000ff"/>
          <w:u w:val="single"/>
          <w:rtl w:val="0"/>
        </w:rPr>
        <w:t xml:space="preserve">Terms of engagement</w:t>
      </w:r>
    </w:p>
    <w:p w:rsidR="00000000" w:rsidDel="00000000" w:rsidP="00000000" w:rsidRDefault="00000000" w:rsidRPr="00000000" w14:paraId="00000263">
      <w:pPr>
        <w:spacing w:line="276" w:lineRule="auto"/>
        <w:contextualSpacing w:val="0"/>
        <w:rPr>
          <w:color w:val="0000ff"/>
        </w:rPr>
      </w:pPr>
      <w:r w:rsidDel="00000000" w:rsidR="00000000" w:rsidRPr="00000000">
        <w:rPr>
          <w:rtl w:val="0"/>
        </w:rPr>
      </w:r>
    </w:p>
    <w:p w:rsidR="00000000" w:rsidDel="00000000" w:rsidP="00000000" w:rsidRDefault="00000000" w:rsidRPr="00000000" w14:paraId="00000264">
      <w:pPr>
        <w:spacing w:line="276" w:lineRule="auto"/>
        <w:contextualSpacing w:val="0"/>
        <w:jc w:val="both"/>
        <w:rPr>
          <w:color w:val="0000ff"/>
        </w:rPr>
      </w:pPr>
      <w:r w:rsidDel="00000000" w:rsidR="00000000" w:rsidRPr="00000000">
        <w:rPr>
          <w:color w:val="0000ff"/>
          <w:rtl w:val="0"/>
        </w:rPr>
        <w:t xml:space="preserve">There should be terms of engagement in place so that it is clear on what terms the tutor will be employed.  For example, will the tutor be self-employed?  If they are to be employed by you will they be paid weekly, fortnightly, monthly?  Will the tutor be responsible for paying tax, will they be entitled to holiday pay or sick pay?  If they are to be employed by you what protection will they be entitled to.  Will the tutor be working with your exclusively or will they have the freedom to work with other agencies (will this cause a conflict of interest if they are working with other agencies). The terms of engagement should be signed on commencement or just before employed starts.</w:t>
      </w:r>
    </w:p>
    <w:p w:rsidR="00000000" w:rsidDel="00000000" w:rsidP="00000000" w:rsidRDefault="00000000" w:rsidRPr="00000000" w14:paraId="00000265">
      <w:pPr>
        <w:spacing w:line="276" w:lineRule="auto"/>
        <w:contextualSpacing w:val="0"/>
        <w:rPr>
          <w:color w:val="0000ff"/>
        </w:rPr>
      </w:pPr>
      <w:r w:rsidDel="00000000" w:rsidR="00000000" w:rsidRPr="00000000">
        <w:rPr>
          <w:rtl w:val="0"/>
        </w:rPr>
      </w:r>
    </w:p>
    <w:p w:rsidR="00000000" w:rsidDel="00000000" w:rsidP="00000000" w:rsidRDefault="00000000" w:rsidRPr="00000000" w14:paraId="00000266">
      <w:pPr>
        <w:spacing w:line="276" w:lineRule="auto"/>
        <w:contextualSpacing w:val="0"/>
        <w:rPr>
          <w:color w:val="0000ff"/>
          <w:u w:val="single"/>
        </w:rPr>
      </w:pPr>
      <w:r w:rsidDel="00000000" w:rsidR="00000000" w:rsidRPr="00000000">
        <w:rPr>
          <w:color w:val="0000ff"/>
          <w:u w:val="single"/>
          <w:rtl w:val="0"/>
        </w:rPr>
        <w:t xml:space="preserve">Social Media policy and advertising</w:t>
      </w:r>
    </w:p>
    <w:p w:rsidR="00000000" w:rsidDel="00000000" w:rsidP="00000000" w:rsidRDefault="00000000" w:rsidRPr="00000000" w14:paraId="00000267">
      <w:pPr>
        <w:spacing w:line="276" w:lineRule="auto"/>
        <w:contextualSpacing w:val="0"/>
        <w:rPr>
          <w:color w:val="0000ff"/>
        </w:rPr>
      </w:pPr>
      <w:r w:rsidDel="00000000" w:rsidR="00000000" w:rsidRPr="00000000">
        <w:rPr>
          <w:rtl w:val="0"/>
        </w:rPr>
      </w:r>
    </w:p>
    <w:p w:rsidR="00000000" w:rsidDel="00000000" w:rsidP="00000000" w:rsidRDefault="00000000" w:rsidRPr="00000000" w14:paraId="00000268">
      <w:pPr>
        <w:spacing w:line="276" w:lineRule="auto"/>
        <w:contextualSpacing w:val="0"/>
        <w:jc w:val="both"/>
        <w:rPr>
          <w:color w:val="0000ff"/>
        </w:rPr>
      </w:pPr>
      <w:r w:rsidDel="00000000" w:rsidR="00000000" w:rsidRPr="00000000">
        <w:rPr>
          <w:color w:val="0000ff"/>
          <w:rtl w:val="0"/>
        </w:rPr>
        <w:t xml:space="preserve">There needs to be some consideration taken when advertising the tutoring business as there may be legal implications of how you advertise for example giving out flyers outside of a school playground to parents.  There are rules and regulations in place on how you should advertise and not to have misleading advertisements and direct marketing.  </w:t>
      </w:r>
    </w:p>
    <w:p w:rsidR="00000000" w:rsidDel="00000000" w:rsidP="00000000" w:rsidRDefault="00000000" w:rsidRPr="00000000" w14:paraId="00000269">
      <w:pPr>
        <w:spacing w:line="276" w:lineRule="auto"/>
        <w:contextualSpacing w:val="0"/>
        <w:jc w:val="both"/>
        <w:rPr>
          <w:color w:val="0000ff"/>
        </w:rPr>
      </w:pPr>
      <w:r w:rsidDel="00000000" w:rsidR="00000000" w:rsidRPr="00000000">
        <w:rPr>
          <w:rtl w:val="0"/>
        </w:rPr>
      </w:r>
    </w:p>
    <w:p w:rsidR="00000000" w:rsidDel="00000000" w:rsidP="00000000" w:rsidRDefault="00000000" w:rsidRPr="00000000" w14:paraId="0000026A">
      <w:pPr>
        <w:spacing w:line="276" w:lineRule="auto"/>
        <w:contextualSpacing w:val="0"/>
        <w:jc w:val="both"/>
        <w:rPr>
          <w:color w:val="0000ff"/>
        </w:rPr>
      </w:pPr>
      <w:r w:rsidDel="00000000" w:rsidR="00000000" w:rsidRPr="00000000">
        <w:rPr>
          <w:color w:val="0000ff"/>
          <w:rtl w:val="0"/>
        </w:rPr>
        <w:t xml:space="preserve">(Advertising Standards Authority)</w:t>
      </w:r>
    </w:p>
    <w:p w:rsidR="00000000" w:rsidDel="00000000" w:rsidP="00000000" w:rsidRDefault="00000000" w:rsidRPr="00000000" w14:paraId="0000026B">
      <w:pPr>
        <w:spacing w:line="276" w:lineRule="auto"/>
        <w:contextualSpacing w:val="0"/>
        <w:jc w:val="both"/>
        <w:rPr>
          <w:color w:val="0000ff"/>
        </w:rPr>
      </w:pPr>
      <w:r w:rsidDel="00000000" w:rsidR="00000000" w:rsidRPr="00000000">
        <w:rPr>
          <w:rtl w:val="0"/>
        </w:rPr>
      </w:r>
    </w:p>
    <w:p w:rsidR="00000000" w:rsidDel="00000000" w:rsidP="00000000" w:rsidRDefault="00000000" w:rsidRPr="00000000" w14:paraId="0000026C">
      <w:pPr>
        <w:spacing w:line="276" w:lineRule="auto"/>
        <w:contextualSpacing w:val="0"/>
        <w:rPr>
          <w:color w:val="0000ff"/>
          <w:u w:val="single"/>
        </w:rPr>
      </w:pPr>
      <w:r w:rsidDel="00000000" w:rsidR="00000000" w:rsidRPr="00000000">
        <w:rPr>
          <w:color w:val="0000ff"/>
          <w:u w:val="single"/>
          <w:rtl w:val="0"/>
        </w:rPr>
        <w:t xml:space="preserve">Data Protection Act</w:t>
      </w:r>
    </w:p>
    <w:p w:rsidR="00000000" w:rsidDel="00000000" w:rsidP="00000000" w:rsidRDefault="00000000" w:rsidRPr="00000000" w14:paraId="0000026D">
      <w:pPr>
        <w:spacing w:line="276" w:lineRule="auto"/>
        <w:contextualSpacing w:val="0"/>
        <w:rPr>
          <w:color w:val="0000ff"/>
        </w:rPr>
      </w:pPr>
      <w:r w:rsidDel="00000000" w:rsidR="00000000" w:rsidRPr="00000000">
        <w:rPr>
          <w:rtl w:val="0"/>
        </w:rPr>
      </w:r>
    </w:p>
    <w:p w:rsidR="00000000" w:rsidDel="00000000" w:rsidP="00000000" w:rsidRDefault="00000000" w:rsidRPr="00000000" w14:paraId="0000026E">
      <w:pPr>
        <w:spacing w:line="276" w:lineRule="auto"/>
        <w:contextualSpacing w:val="0"/>
        <w:rPr>
          <w:color w:val="0000ff"/>
        </w:rPr>
      </w:pPr>
      <w:r w:rsidDel="00000000" w:rsidR="00000000" w:rsidRPr="00000000">
        <w:rPr>
          <w:color w:val="0000ff"/>
          <w:rtl w:val="0"/>
        </w:rPr>
        <w:t xml:space="preserve">What are the rules around Data Protection Act</w:t>
      </w:r>
    </w:p>
    <w:p w:rsidR="00000000" w:rsidDel="00000000" w:rsidP="00000000" w:rsidRDefault="00000000" w:rsidRPr="00000000" w14:paraId="0000026F">
      <w:pPr>
        <w:spacing w:line="276" w:lineRule="auto"/>
        <w:contextualSpacing w:val="0"/>
        <w:rPr>
          <w:color w:val="0000ff"/>
        </w:rPr>
      </w:pPr>
      <w:r w:rsidDel="00000000" w:rsidR="00000000" w:rsidRPr="00000000">
        <w:rPr>
          <w:rtl w:val="0"/>
        </w:rPr>
      </w:r>
    </w:p>
    <w:p w:rsidR="00000000" w:rsidDel="00000000" w:rsidP="00000000" w:rsidRDefault="00000000" w:rsidRPr="00000000" w14:paraId="00000270">
      <w:pPr>
        <w:spacing w:line="276" w:lineRule="auto"/>
        <w:contextualSpacing w:val="0"/>
        <w:rPr>
          <w:color w:val="0000ff"/>
        </w:rPr>
      </w:pPr>
      <w:r w:rsidDel="00000000" w:rsidR="00000000" w:rsidRPr="00000000">
        <w:rPr>
          <w:color w:val="0000ff"/>
          <w:rtl w:val="0"/>
        </w:rPr>
        <w:t xml:space="preserve">Syllabus</w:t>
      </w:r>
    </w:p>
    <w:p w:rsidR="00000000" w:rsidDel="00000000" w:rsidP="00000000" w:rsidRDefault="00000000" w:rsidRPr="00000000" w14:paraId="00000271">
      <w:pPr>
        <w:spacing w:line="276" w:lineRule="auto"/>
        <w:contextualSpacing w:val="0"/>
        <w:rPr>
          <w:color w:val="0000ff"/>
        </w:rPr>
      </w:pPr>
      <w:r w:rsidDel="00000000" w:rsidR="00000000" w:rsidRPr="00000000">
        <w:rPr>
          <w:rtl w:val="0"/>
        </w:rPr>
      </w:r>
    </w:p>
    <w:p w:rsidR="00000000" w:rsidDel="00000000" w:rsidP="00000000" w:rsidRDefault="00000000" w:rsidRPr="00000000" w14:paraId="00000272">
      <w:pPr>
        <w:spacing w:line="276" w:lineRule="auto"/>
        <w:contextualSpacing w:val="0"/>
        <w:rPr>
          <w:color w:val="0000ff"/>
        </w:rPr>
      </w:pPr>
      <w:r w:rsidDel="00000000" w:rsidR="00000000" w:rsidRPr="00000000">
        <w:rPr>
          <w:color w:val="0000ff"/>
          <w:rtl w:val="0"/>
        </w:rPr>
        <w:t xml:space="preserve">How are we going to improvise on the risks involved?</w:t>
      </w:r>
    </w:p>
    <w:p w:rsidR="00000000" w:rsidDel="00000000" w:rsidP="00000000" w:rsidRDefault="00000000" w:rsidRPr="00000000" w14:paraId="00000273">
      <w:pPr>
        <w:spacing w:line="276" w:lineRule="auto"/>
        <w:contextualSpacing w:val="0"/>
        <w:rPr>
          <w:color w:val="0000ff"/>
        </w:rPr>
      </w:pPr>
      <w:r w:rsidDel="00000000" w:rsidR="00000000" w:rsidRPr="00000000">
        <w:rPr>
          <w:rtl w:val="0"/>
        </w:rPr>
      </w:r>
    </w:p>
    <w:p w:rsidR="00000000" w:rsidDel="00000000" w:rsidP="00000000" w:rsidRDefault="00000000" w:rsidRPr="00000000" w14:paraId="00000274">
      <w:pPr>
        <w:spacing w:line="276" w:lineRule="auto"/>
        <w:contextualSpacing w:val="0"/>
        <w:rPr>
          <w:color w:val="0000ff"/>
        </w:rPr>
      </w:pPr>
      <w:r w:rsidDel="00000000" w:rsidR="00000000" w:rsidRPr="00000000">
        <w:rPr>
          <w:rtl w:val="0"/>
        </w:rPr>
      </w:r>
    </w:p>
    <w:p w:rsidR="00000000" w:rsidDel="00000000" w:rsidP="00000000" w:rsidRDefault="00000000" w:rsidRPr="00000000" w14:paraId="00000275">
      <w:pPr>
        <w:spacing w:line="276" w:lineRule="auto"/>
        <w:contextualSpacing w:val="0"/>
        <w:rPr>
          <w:color w:val="0000ff"/>
        </w:rPr>
      </w:pPr>
      <w:r w:rsidDel="00000000" w:rsidR="00000000" w:rsidRPr="00000000">
        <w:rPr>
          <w:color w:val="0000ff"/>
          <w:rtl w:val="0"/>
        </w:rPr>
        <w:t xml:space="preserve">How would we acquire certain licences (including costs)?</w:t>
      </w:r>
    </w:p>
    <w:p w:rsidR="00000000" w:rsidDel="00000000" w:rsidP="00000000" w:rsidRDefault="00000000" w:rsidRPr="00000000" w14:paraId="00000276">
      <w:pPr>
        <w:spacing w:line="276" w:lineRule="auto"/>
        <w:contextualSpacing w:val="0"/>
        <w:rPr>
          <w:color w:val="0000ff"/>
        </w:rPr>
      </w:pPr>
      <w:r w:rsidDel="00000000" w:rsidR="00000000" w:rsidRPr="00000000">
        <w:rPr>
          <w:rtl w:val="0"/>
        </w:rPr>
      </w:r>
    </w:p>
    <w:p w:rsidR="00000000" w:rsidDel="00000000" w:rsidP="00000000" w:rsidRDefault="00000000" w:rsidRPr="00000000" w14:paraId="00000277">
      <w:pPr>
        <w:spacing w:line="276" w:lineRule="auto"/>
        <w:contextualSpacing w:val="0"/>
        <w:rPr>
          <w:color w:val="0000ff"/>
        </w:rPr>
      </w:pPr>
      <w:r w:rsidDel="00000000" w:rsidR="00000000" w:rsidRPr="00000000">
        <w:rPr>
          <w:color w:val="0000ff"/>
          <w:rtl w:val="0"/>
        </w:rPr>
        <w:t xml:space="preserve">How much is a DBS Check?</w:t>
      </w:r>
    </w:p>
    <w:p w:rsidR="00000000" w:rsidDel="00000000" w:rsidP="00000000" w:rsidRDefault="00000000" w:rsidRPr="00000000" w14:paraId="00000278">
      <w:pPr>
        <w:spacing w:line="276" w:lineRule="auto"/>
        <w:contextualSpacing w:val="0"/>
        <w:rPr>
          <w:color w:val="0000ff"/>
        </w:rPr>
      </w:pPr>
      <w:r w:rsidDel="00000000" w:rsidR="00000000" w:rsidRPr="00000000">
        <w:rPr>
          <w:rtl w:val="0"/>
        </w:rPr>
      </w:r>
    </w:p>
    <w:p w:rsidR="00000000" w:rsidDel="00000000" w:rsidP="00000000" w:rsidRDefault="00000000" w:rsidRPr="00000000" w14:paraId="00000279">
      <w:pPr>
        <w:spacing w:line="276" w:lineRule="auto"/>
        <w:contextualSpacing w:val="0"/>
        <w:rPr>
          <w:color w:val="0000ff"/>
        </w:rPr>
      </w:pPr>
      <w:r w:rsidDel="00000000" w:rsidR="00000000" w:rsidRPr="00000000">
        <w:rPr>
          <w:color w:val="0000ff"/>
          <w:rtl w:val="0"/>
        </w:rPr>
        <w:t xml:space="preserve">How much does it cost to right a disclosure agreement/confidentiality agreement?</w:t>
      </w:r>
    </w:p>
    <w:p w:rsidR="00000000" w:rsidDel="00000000" w:rsidP="00000000" w:rsidRDefault="00000000" w:rsidRPr="00000000" w14:paraId="0000027A">
      <w:pPr>
        <w:spacing w:line="276" w:lineRule="auto"/>
        <w:contextualSpacing w:val="0"/>
        <w:rPr>
          <w:color w:val="0000ff"/>
        </w:rPr>
      </w:pPr>
      <w:r w:rsidDel="00000000" w:rsidR="00000000" w:rsidRPr="00000000">
        <w:rPr>
          <w:rtl w:val="0"/>
        </w:rPr>
      </w:r>
    </w:p>
    <w:p w:rsidR="00000000" w:rsidDel="00000000" w:rsidP="00000000" w:rsidRDefault="00000000" w:rsidRPr="00000000" w14:paraId="0000027B">
      <w:pPr>
        <w:spacing w:line="276" w:lineRule="auto"/>
        <w:contextualSpacing w:val="0"/>
        <w:rPr>
          <w:color w:val="0000ff"/>
        </w:rPr>
      </w:pPr>
      <w:r w:rsidDel="00000000" w:rsidR="00000000" w:rsidRPr="00000000">
        <w:rPr>
          <w:color w:val="0000ff"/>
          <w:rtl w:val="0"/>
        </w:rPr>
        <w:t xml:space="preserve">Advertising Standards Authority </w:t>
      </w:r>
    </w:p>
    <w:p w:rsidR="00000000" w:rsidDel="00000000" w:rsidP="00000000" w:rsidRDefault="00000000" w:rsidRPr="00000000" w14:paraId="0000027C">
      <w:pPr>
        <w:spacing w:line="276" w:lineRule="auto"/>
        <w:contextualSpacing w:val="0"/>
        <w:rPr>
          <w:color w:val="0000ff"/>
        </w:rPr>
      </w:pPr>
      <w:r w:rsidDel="00000000" w:rsidR="00000000" w:rsidRPr="00000000">
        <w:rPr>
          <w:rtl w:val="0"/>
        </w:rPr>
      </w:r>
    </w:p>
    <w:p w:rsidR="00000000" w:rsidDel="00000000" w:rsidP="00000000" w:rsidRDefault="00000000" w:rsidRPr="00000000" w14:paraId="0000027D">
      <w:pPr>
        <w:spacing w:line="276" w:lineRule="auto"/>
        <w:contextualSpacing w:val="0"/>
        <w:rPr>
          <w:color w:val="0000ff"/>
        </w:rPr>
      </w:pPr>
      <w:r w:rsidDel="00000000" w:rsidR="00000000" w:rsidRPr="00000000">
        <w:rPr>
          <w:rtl w:val="0"/>
        </w:rPr>
      </w:r>
    </w:p>
    <w:p w:rsidR="00000000" w:rsidDel="00000000" w:rsidP="00000000" w:rsidRDefault="00000000" w:rsidRPr="00000000" w14:paraId="0000027E">
      <w:pPr>
        <w:spacing w:line="276" w:lineRule="auto"/>
        <w:contextualSpacing w:val="0"/>
        <w:rPr>
          <w:color w:val="0000ff"/>
        </w:rPr>
      </w:pPr>
      <w:r w:rsidDel="00000000" w:rsidR="00000000" w:rsidRPr="00000000">
        <w:rPr>
          <w:color w:val="0000ff"/>
          <w:rtl w:val="0"/>
        </w:rPr>
        <w:t xml:space="preserve">Who are responsible for the risks (if there were any to happen)?</w:t>
      </w:r>
    </w:p>
    <w:p w:rsidR="00000000" w:rsidDel="00000000" w:rsidP="00000000" w:rsidRDefault="00000000" w:rsidRPr="00000000" w14:paraId="0000027F">
      <w:pPr>
        <w:spacing w:line="276" w:lineRule="auto"/>
        <w:contextualSpacing w:val="0"/>
        <w:rPr>
          <w:color w:val="0000ff"/>
        </w:rPr>
      </w:pPr>
      <w:r w:rsidDel="00000000" w:rsidR="00000000" w:rsidRPr="00000000">
        <w:rPr>
          <w:rtl w:val="0"/>
        </w:rPr>
      </w:r>
    </w:p>
    <w:p w:rsidR="00000000" w:rsidDel="00000000" w:rsidP="00000000" w:rsidRDefault="00000000" w:rsidRPr="00000000" w14:paraId="00000280">
      <w:pPr>
        <w:spacing w:line="276" w:lineRule="auto"/>
        <w:contextualSpacing w:val="0"/>
        <w:rPr>
          <w:color w:val="0000ff"/>
        </w:rPr>
      </w:pPr>
      <w:r w:rsidDel="00000000" w:rsidR="00000000" w:rsidRPr="00000000">
        <w:rPr>
          <w:color w:val="0000ff"/>
          <w:rtl w:val="0"/>
        </w:rPr>
        <w:t xml:space="preserve">Dispute resolution</w:t>
      </w:r>
    </w:p>
    <w:p w:rsidR="00000000" w:rsidDel="00000000" w:rsidP="00000000" w:rsidRDefault="00000000" w:rsidRPr="00000000" w14:paraId="00000281">
      <w:pPr>
        <w:spacing w:line="276" w:lineRule="auto"/>
        <w:contextualSpacing w:val="0"/>
        <w:rPr>
          <w:color w:val="0000ff"/>
        </w:rPr>
      </w:pPr>
      <w:r w:rsidDel="00000000" w:rsidR="00000000" w:rsidRPr="00000000">
        <w:rPr>
          <w:rtl w:val="0"/>
        </w:rPr>
      </w:r>
    </w:p>
    <w:p w:rsidR="00000000" w:rsidDel="00000000" w:rsidP="00000000" w:rsidRDefault="00000000" w:rsidRPr="00000000" w14:paraId="00000282">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3">
      <w:pPr>
        <w:spacing w:line="276" w:lineRule="auto"/>
        <w:contextualSpacing w:val="0"/>
        <w:jc w:val="center"/>
        <w:rPr>
          <w:b w:val="1"/>
        </w:rPr>
      </w:pPr>
      <w:r w:rsidDel="00000000" w:rsidR="00000000" w:rsidRPr="00000000">
        <w:rPr>
          <w:b w:val="1"/>
          <w:rtl w:val="0"/>
        </w:rPr>
        <w:t xml:space="preserve">How do our competitors display their legal information - [Please add your name]</w:t>
      </w:r>
    </w:p>
    <w:p w:rsidR="00000000" w:rsidDel="00000000" w:rsidP="00000000" w:rsidRDefault="00000000" w:rsidRPr="00000000" w14:paraId="00000284">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5">
      <w:pPr>
        <w:contextualSpacing w:val="0"/>
        <w:rPr>
          <w:b w:val="1"/>
        </w:rPr>
      </w:pPr>
      <w:r w:rsidDel="00000000" w:rsidR="00000000" w:rsidRPr="00000000">
        <w:rPr>
          <w:rtl w:val="0"/>
        </w:rPr>
      </w:r>
    </w:p>
    <w:p w:rsidR="00000000" w:rsidDel="00000000" w:rsidP="00000000" w:rsidRDefault="00000000" w:rsidRPr="00000000" w14:paraId="00000286">
      <w:pPr>
        <w:spacing w:line="276" w:lineRule="auto"/>
        <w:contextualSpacing w:val="0"/>
        <w:rPr>
          <w:color w:val="ff00ff"/>
        </w:rPr>
      </w:pPr>
      <w:r w:rsidDel="00000000" w:rsidR="00000000" w:rsidRPr="00000000">
        <w:rPr>
          <w:color w:val="ff00ff"/>
          <w:rtl w:val="0"/>
        </w:rPr>
        <w:t xml:space="preserve">How are we going to portray the legal terms to the users of the app? </w:t>
      </w:r>
    </w:p>
    <w:p w:rsidR="00000000" w:rsidDel="00000000" w:rsidP="00000000" w:rsidRDefault="00000000" w:rsidRPr="00000000" w14:paraId="00000287">
      <w:pPr>
        <w:spacing w:line="276" w:lineRule="auto"/>
        <w:contextualSpacing w:val="0"/>
        <w:rPr>
          <w:color w:val="ff00ff"/>
        </w:rPr>
      </w:pPr>
      <w:r w:rsidDel="00000000" w:rsidR="00000000" w:rsidRPr="00000000">
        <w:rPr>
          <w:color w:val="ff00ff"/>
          <w:rtl w:val="0"/>
        </w:rPr>
        <w:t xml:space="preserve">Do our competitors have the legal terms in a transparent way?</w:t>
      </w:r>
    </w:p>
    <w:p w:rsidR="00000000" w:rsidDel="00000000" w:rsidP="00000000" w:rsidRDefault="00000000" w:rsidRPr="00000000" w14:paraId="00000288">
      <w:pPr>
        <w:spacing w:line="276" w:lineRule="auto"/>
        <w:contextualSpacing w:val="0"/>
        <w:rPr>
          <w:color w:val="ff00ff"/>
        </w:rPr>
      </w:pPr>
      <w:r w:rsidDel="00000000" w:rsidR="00000000" w:rsidRPr="00000000">
        <w:rPr>
          <w:color w:val="ff00ff"/>
          <w:rtl w:val="0"/>
        </w:rPr>
        <w:t xml:space="preserve">Data protection, can we get data from the university for their students involved?</w:t>
      </w:r>
    </w:p>
    <w:p w:rsidR="00000000" w:rsidDel="00000000" w:rsidP="00000000" w:rsidRDefault="00000000" w:rsidRPr="00000000" w14:paraId="00000289">
      <w:pPr>
        <w:spacing w:line="276" w:lineRule="auto"/>
        <w:contextualSpacing w:val="0"/>
        <w:rPr>
          <w:color w:val="ff00ff"/>
        </w:rPr>
      </w:pPr>
      <w:r w:rsidDel="00000000" w:rsidR="00000000" w:rsidRPr="00000000">
        <w:rPr>
          <w:color w:val="ff00ff"/>
          <w:rtl w:val="0"/>
        </w:rPr>
        <w:t xml:space="preserve">Can we get departments or tutors to verify the student's’ account physically (By visiting the tutors)</w:t>
      </w:r>
    </w:p>
    <w:p w:rsidR="00000000" w:rsidDel="00000000" w:rsidP="00000000" w:rsidRDefault="00000000" w:rsidRPr="00000000" w14:paraId="0000028A">
      <w:pPr>
        <w:contextualSpacing w:val="0"/>
        <w:rPr/>
      </w:pPr>
      <w:r w:rsidDel="00000000" w:rsidR="00000000" w:rsidRPr="00000000">
        <w:rPr>
          <w:rtl w:val="0"/>
        </w:rPr>
      </w:r>
    </w:p>
    <w:p w:rsidR="00000000" w:rsidDel="00000000" w:rsidP="00000000" w:rsidRDefault="00000000" w:rsidRPr="00000000" w14:paraId="0000028B">
      <w:pPr>
        <w:contextualSpacing w:val="0"/>
        <w:rPr/>
      </w:pPr>
      <w:r w:rsidDel="00000000" w:rsidR="00000000" w:rsidRPr="00000000">
        <w:rPr>
          <w:rtl w:val="0"/>
        </w:rPr>
      </w:r>
    </w:p>
    <w:p w:rsidR="00000000" w:rsidDel="00000000" w:rsidP="00000000" w:rsidRDefault="00000000" w:rsidRPr="00000000" w14:paraId="0000028C">
      <w:pPr>
        <w:contextualSpacing w:val="0"/>
        <w:rPr/>
      </w:pPr>
      <w:r w:rsidDel="00000000" w:rsidR="00000000" w:rsidRPr="00000000">
        <w:rPr>
          <w:rtl w:val="0"/>
        </w:rPr>
      </w:r>
    </w:p>
    <w:p w:rsidR="00000000" w:rsidDel="00000000" w:rsidP="00000000" w:rsidRDefault="00000000" w:rsidRPr="00000000" w14:paraId="0000028D">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E">
      <w:pPr>
        <w:spacing w:line="276" w:lineRule="auto"/>
        <w:contextualSpacing w:val="0"/>
        <w:jc w:val="center"/>
        <w:rPr>
          <w:b w:val="1"/>
        </w:rPr>
      </w:pPr>
      <w:r w:rsidDel="00000000" w:rsidR="00000000" w:rsidRPr="00000000">
        <w:rPr>
          <w:b w:val="1"/>
          <w:rtl w:val="0"/>
        </w:rPr>
        <w:t xml:space="preserve">Licence - Aaron</w:t>
      </w:r>
    </w:p>
    <w:p w:rsidR="00000000" w:rsidDel="00000000" w:rsidP="00000000" w:rsidRDefault="00000000" w:rsidRPr="00000000" w14:paraId="0000028F">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0">
      <w:pPr>
        <w:contextualSpacing w:val="0"/>
        <w:rPr>
          <w:b w:val="1"/>
        </w:rPr>
      </w:pPr>
      <w:r w:rsidDel="00000000" w:rsidR="00000000" w:rsidRPr="00000000">
        <w:rPr>
          <w:rtl w:val="0"/>
        </w:rPr>
      </w:r>
    </w:p>
    <w:p w:rsidR="00000000" w:rsidDel="00000000" w:rsidP="00000000" w:rsidRDefault="00000000" w:rsidRPr="00000000" w14:paraId="00000291">
      <w:pPr>
        <w:spacing w:line="276" w:lineRule="auto"/>
        <w:contextualSpacing w:val="0"/>
        <w:rPr/>
      </w:pPr>
      <w:r w:rsidDel="00000000" w:rsidR="00000000" w:rsidRPr="00000000">
        <w:rPr>
          <w:rtl w:val="0"/>
        </w:rPr>
        <w:t xml:space="preserve">What licences are required?</w:t>
      </w:r>
    </w:p>
    <w:p w:rsidR="00000000" w:rsidDel="00000000" w:rsidP="00000000" w:rsidRDefault="00000000" w:rsidRPr="00000000" w14:paraId="00000292">
      <w:pPr>
        <w:spacing w:line="276" w:lineRule="auto"/>
        <w:contextualSpacing w:val="0"/>
        <w:rPr/>
      </w:pPr>
      <w:r w:rsidDel="00000000" w:rsidR="00000000" w:rsidRPr="00000000">
        <w:rPr>
          <w:rtl w:val="0"/>
        </w:rPr>
        <w:t xml:space="preserve"> </w:t>
      </w:r>
    </w:p>
    <w:p w:rsidR="00000000" w:rsidDel="00000000" w:rsidP="00000000" w:rsidRDefault="00000000" w:rsidRPr="00000000" w14:paraId="00000293">
      <w:pPr>
        <w:spacing w:line="276" w:lineRule="auto"/>
        <w:contextualSpacing w:val="0"/>
        <w:rPr>
          <w:b w:val="1"/>
          <w:i w:val="1"/>
          <w:u w:val="singl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u w:val="single"/>
          <w:rtl w:val="0"/>
        </w:rPr>
        <w:t xml:space="preserve">Apple Developer Program Agreement</w:t>
      </w:r>
    </w:p>
    <w:p w:rsidR="00000000" w:rsidDel="00000000" w:rsidP="00000000" w:rsidRDefault="00000000" w:rsidRPr="00000000" w14:paraId="00000294">
      <w:pPr>
        <w:spacing w:line="276" w:lineRule="auto"/>
        <w:contextualSpacing w:val="0"/>
        <w:rPr>
          <w:i w:val="1"/>
        </w:rPr>
      </w:pPr>
      <w:r w:rsidDel="00000000" w:rsidR="00000000" w:rsidRPr="00000000">
        <w:rPr>
          <w:i w:val="1"/>
          <w:rtl w:val="0"/>
        </w:rPr>
        <w:t xml:space="preserve"> </w:t>
      </w:r>
    </w:p>
    <w:p w:rsidR="00000000" w:rsidDel="00000000" w:rsidP="00000000" w:rsidRDefault="00000000" w:rsidRPr="00000000" w14:paraId="00000295">
      <w:pPr>
        <w:spacing w:line="276" w:lineRule="auto"/>
        <w:contextualSpacing w:val="0"/>
        <w:rPr/>
      </w:pPr>
      <w:r w:rsidDel="00000000" w:rsidR="00000000" w:rsidRPr="00000000">
        <w:rPr>
          <w:rtl w:val="0"/>
        </w:rPr>
        <w:t xml:space="preserve">The Developer Program Agreement is Apple’s fee-based subscription that allows members to publish apps for devices based on the business’s mobile operating system to the app store.</w:t>
      </w:r>
    </w:p>
    <w:p w:rsidR="00000000" w:rsidDel="00000000" w:rsidP="00000000" w:rsidRDefault="00000000" w:rsidRPr="00000000" w14:paraId="00000296">
      <w:pPr>
        <w:spacing w:line="276" w:lineRule="auto"/>
        <w:contextualSpacing w:val="0"/>
        <w:rPr/>
      </w:pPr>
      <w:r w:rsidDel="00000000" w:rsidR="00000000" w:rsidRPr="00000000">
        <w:rPr>
          <w:rtl w:val="0"/>
        </w:rPr>
        <w:t xml:space="preserve"> </w:t>
      </w:r>
    </w:p>
    <w:p w:rsidR="00000000" w:rsidDel="00000000" w:rsidP="00000000" w:rsidRDefault="00000000" w:rsidRPr="00000000" w14:paraId="00000297">
      <w:pPr>
        <w:spacing w:line="276" w:lineRule="auto"/>
        <w:contextualSpacing w:val="0"/>
        <w:rPr/>
      </w:pPr>
      <w:r w:rsidDel="00000000" w:rsidR="00000000" w:rsidRPr="00000000">
        <w:rPr>
          <w:rtl w:val="0"/>
        </w:rPr>
        <w:t xml:space="preserve">Members must be a registered developer/Apple customer in order to submit their application to Apple for approval for them to make the app available via the iTunes app store. If members plan on charging for the app, Apple keeps 30% of the chosen sales price for the app to cover housing cost, DRM (Digital Rights Management)</w:t>
      </w:r>
      <w:r w:rsidDel="00000000" w:rsidR="00000000" w:rsidRPr="00000000">
        <w:rPr>
          <w:color w:val="ff0000"/>
          <w:rtl w:val="0"/>
        </w:rPr>
        <w:t xml:space="preserve"> </w:t>
      </w:r>
      <w:r w:rsidDel="00000000" w:rsidR="00000000" w:rsidRPr="00000000">
        <w:rPr>
          <w:rtl w:val="0"/>
        </w:rPr>
        <w:t xml:space="preserve">protection, and credit card etc. This agreement costs developers £99 a year which is renewable once expired.</w:t>
      </w:r>
    </w:p>
    <w:p w:rsidR="00000000" w:rsidDel="00000000" w:rsidP="00000000" w:rsidRDefault="00000000" w:rsidRPr="00000000" w14:paraId="00000298">
      <w:pPr>
        <w:spacing w:line="276" w:lineRule="auto"/>
        <w:contextualSpacing w:val="0"/>
        <w:rPr>
          <w:color w:val="ff0000"/>
        </w:rPr>
      </w:pPr>
      <w:r w:rsidDel="00000000" w:rsidR="00000000" w:rsidRPr="00000000">
        <w:rPr>
          <w:color w:val="ff0000"/>
          <w:rtl w:val="0"/>
        </w:rPr>
        <w:t xml:space="preserve"> </w:t>
      </w:r>
    </w:p>
    <w:p w:rsidR="00000000" w:rsidDel="00000000" w:rsidP="00000000" w:rsidRDefault="00000000" w:rsidRPr="00000000" w14:paraId="00000299">
      <w:pPr>
        <w:spacing w:line="276" w:lineRule="auto"/>
        <w:contextualSpacing w:val="0"/>
        <w:rPr/>
      </w:pPr>
      <w:r w:rsidDel="00000000" w:rsidR="00000000" w:rsidRPr="00000000">
        <w:rPr>
          <w:rtl w:val="0"/>
        </w:rPr>
        <w:t xml:space="preserve">Included in this program, Apples have incorporated the intellectual property license which allows for distribution of the app to end users, including hosting and displaying the app, making copies thereof and allowing end user to download the content itself. This would ultimately hold the right type of protection to stop people stealing or copying; the name of the app, our inventions, the design or look of the app etc.</w:t>
      </w:r>
    </w:p>
    <w:p w:rsidR="00000000" w:rsidDel="00000000" w:rsidP="00000000" w:rsidRDefault="00000000" w:rsidRPr="00000000" w14:paraId="0000029A">
      <w:pPr>
        <w:spacing w:line="276" w:lineRule="auto"/>
        <w:contextualSpacing w:val="0"/>
        <w:rPr/>
      </w:pPr>
      <w:r w:rsidDel="00000000" w:rsidR="00000000" w:rsidRPr="00000000">
        <w:rPr>
          <w:rtl w:val="0"/>
        </w:rPr>
        <w:t xml:space="preserve"> </w:t>
      </w:r>
    </w:p>
    <w:p w:rsidR="00000000" w:rsidDel="00000000" w:rsidP="00000000" w:rsidRDefault="00000000" w:rsidRPr="00000000" w14:paraId="0000029B">
      <w:pPr>
        <w:spacing w:line="276" w:lineRule="auto"/>
        <w:contextualSpacing w:val="0"/>
        <w:rPr>
          <w:b w:val="1"/>
          <w:i w:val="1"/>
          <w:u w:val="single"/>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b w:val="1"/>
          <w:i w:val="1"/>
          <w:u w:val="single"/>
          <w:rtl w:val="0"/>
        </w:rPr>
        <w:t xml:space="preserve">Google Play Licensing</w:t>
      </w:r>
    </w:p>
    <w:p w:rsidR="00000000" w:rsidDel="00000000" w:rsidP="00000000" w:rsidRDefault="00000000" w:rsidRPr="00000000" w14:paraId="0000029C">
      <w:pPr>
        <w:spacing w:line="276" w:lineRule="auto"/>
        <w:contextualSpacing w:val="0"/>
        <w:rPr>
          <w:b w:val="1"/>
          <w:i w:val="1"/>
          <w:u w:val="single"/>
        </w:rPr>
      </w:pPr>
      <w:r w:rsidDel="00000000" w:rsidR="00000000" w:rsidRPr="00000000">
        <w:rPr>
          <w:b w:val="1"/>
          <w:i w:val="1"/>
          <w:u w:val="single"/>
          <w:rtl w:val="0"/>
        </w:rPr>
        <w:t xml:space="preserve"> </w:t>
      </w:r>
    </w:p>
    <w:p w:rsidR="00000000" w:rsidDel="00000000" w:rsidP="00000000" w:rsidRDefault="00000000" w:rsidRPr="00000000" w14:paraId="0000029D">
      <w:pPr>
        <w:spacing w:line="276" w:lineRule="auto"/>
        <w:contextualSpacing w:val="0"/>
        <w:rPr/>
      </w:pPr>
      <w:r w:rsidDel="00000000" w:rsidR="00000000" w:rsidRPr="00000000">
        <w:rPr>
          <w:rtl w:val="0"/>
        </w:rPr>
        <w:t xml:space="preserve">Google Play Licensing is a network-based service that lets an application query a trusted Google Play licensing server to determine whether the application is licensed to the current device user. The licensing service is based on the capability of the Google Play licensing server to determine whether a given user is licensed to use a given application. Google Play considers a user to be licensed if the user is a recorded purchaser of the application.</w:t>
      </w:r>
    </w:p>
    <w:p w:rsidR="00000000" w:rsidDel="00000000" w:rsidP="00000000" w:rsidRDefault="00000000" w:rsidRPr="00000000" w14:paraId="0000029E">
      <w:pPr>
        <w:spacing w:line="276" w:lineRule="auto"/>
        <w:contextualSpacing w:val="0"/>
        <w:rPr/>
      </w:pPr>
      <w:r w:rsidDel="00000000" w:rsidR="00000000" w:rsidRPr="00000000">
        <w:rPr>
          <w:rtl w:val="0"/>
        </w:rPr>
        <w:t xml:space="preserve">Similarly, to Apple, Google Play takes also 30% from in-app purchases income however, their pricing differs as a one-time fee of £25 must be paid to obtain this license.</w:t>
      </w:r>
    </w:p>
    <w:p w:rsidR="00000000" w:rsidDel="00000000" w:rsidP="00000000" w:rsidRDefault="00000000" w:rsidRPr="00000000" w14:paraId="0000029F">
      <w:pPr>
        <w:spacing w:line="276" w:lineRule="auto"/>
        <w:contextualSpacing w:val="0"/>
        <w:rPr/>
      </w:pPr>
      <w:r w:rsidDel="00000000" w:rsidR="00000000" w:rsidRPr="00000000">
        <w:rPr>
          <w:rtl w:val="0"/>
        </w:rPr>
      </w:r>
    </w:p>
    <w:p w:rsidR="00000000" w:rsidDel="00000000" w:rsidP="00000000" w:rsidRDefault="00000000" w:rsidRPr="00000000" w14:paraId="000002A0">
      <w:pPr>
        <w:spacing w:line="276" w:lineRule="auto"/>
        <w:contextualSpacing w:val="0"/>
        <w:rPr>
          <w:b w:val="1"/>
          <w:i w:val="1"/>
          <w:u w:val="single"/>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b w:val="1"/>
          <w:i w:val="1"/>
          <w:u w:val="single"/>
          <w:rtl w:val="0"/>
        </w:rPr>
        <w:t xml:space="preserve">End-User License Agreement</w:t>
      </w:r>
    </w:p>
    <w:p w:rsidR="00000000" w:rsidDel="00000000" w:rsidP="00000000" w:rsidRDefault="00000000" w:rsidRPr="00000000" w14:paraId="000002A1">
      <w:pPr>
        <w:spacing w:line="276" w:lineRule="auto"/>
        <w:contextualSpacing w:val="0"/>
        <w:rPr>
          <w:i w:val="1"/>
          <w:u w:val="single"/>
        </w:rPr>
      </w:pPr>
      <w:r w:rsidDel="00000000" w:rsidR="00000000" w:rsidRPr="00000000">
        <w:rPr>
          <w:i w:val="1"/>
          <w:u w:val="single"/>
          <w:rtl w:val="0"/>
        </w:rPr>
        <w:t xml:space="preserve"> </w:t>
      </w:r>
    </w:p>
    <w:p w:rsidR="00000000" w:rsidDel="00000000" w:rsidP="00000000" w:rsidRDefault="00000000" w:rsidRPr="00000000" w14:paraId="000002A2">
      <w:pPr>
        <w:spacing w:line="276" w:lineRule="auto"/>
        <w:contextualSpacing w:val="0"/>
        <w:rPr/>
      </w:pPr>
      <w:r w:rsidDel="00000000" w:rsidR="00000000" w:rsidRPr="00000000">
        <w:rPr>
          <w:rtl w:val="0"/>
        </w:rPr>
        <w:t xml:space="preserve">This license applies to the agreement put in place between a user who purchases, installs, or downloads software, and the provider of the software. This agreement is typically presented to users for acceptance during the installation or set-up stage of the software. A pop-up window that prompts a user to check a box that shows they accept the terms before continuing is a very common and effective way of obtaining acceptance for legal terms and conditions.</w:t>
      </w:r>
    </w:p>
    <w:p w:rsidR="00000000" w:rsidDel="00000000" w:rsidP="00000000" w:rsidRDefault="00000000" w:rsidRPr="00000000" w14:paraId="000002A3">
      <w:pPr>
        <w:spacing w:line="276" w:lineRule="auto"/>
        <w:contextualSpacing w:val="0"/>
        <w:rPr/>
      </w:pPr>
      <w:r w:rsidDel="00000000" w:rsidR="00000000" w:rsidRPr="00000000">
        <w:rPr>
          <w:rtl w:val="0"/>
        </w:rPr>
        <w:t xml:space="preserve"> </w:t>
      </w:r>
    </w:p>
    <w:p w:rsidR="00000000" w:rsidDel="00000000" w:rsidP="00000000" w:rsidRDefault="00000000" w:rsidRPr="00000000" w14:paraId="000002A4">
      <w:pPr>
        <w:spacing w:line="276" w:lineRule="auto"/>
        <w:contextualSpacing w:val="0"/>
        <w:rPr>
          <w:b w:val="1"/>
        </w:rPr>
      </w:pPr>
      <w:r w:rsidDel="00000000" w:rsidR="00000000" w:rsidRPr="00000000">
        <w:rPr>
          <w:b w:val="1"/>
          <w:rtl w:val="0"/>
        </w:rPr>
        <w:t xml:space="preserve">How to obtain &amp; how much is cost?</w:t>
      </w:r>
    </w:p>
    <w:p w:rsidR="00000000" w:rsidDel="00000000" w:rsidP="00000000" w:rsidRDefault="00000000" w:rsidRPr="00000000" w14:paraId="000002A5">
      <w:pPr>
        <w:spacing w:line="276" w:lineRule="auto"/>
        <w:contextualSpacing w:val="0"/>
        <w:rPr/>
      </w:pPr>
      <w:r w:rsidDel="00000000" w:rsidR="00000000" w:rsidRPr="00000000">
        <w:rPr>
          <w:rtl w:val="0"/>
        </w:rPr>
        <w:t xml:space="preserve"> </w:t>
      </w:r>
    </w:p>
    <w:p w:rsidR="00000000" w:rsidDel="00000000" w:rsidP="00000000" w:rsidRDefault="00000000" w:rsidRPr="00000000" w14:paraId="000002A6">
      <w:pPr>
        <w:spacing w:line="276" w:lineRule="auto"/>
        <w:contextualSpacing w:val="0"/>
        <w:rPr>
          <w:b w:val="1"/>
          <w:sz w:val="46"/>
          <w:szCs w:val="46"/>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7">
      <w:pPr>
        <w:spacing w:line="276" w:lineRule="auto"/>
        <w:contextualSpacing w:val="0"/>
        <w:rPr>
          <w:b w:val="1"/>
          <w:i w:val="1"/>
          <w:u w:val="single"/>
        </w:rPr>
      </w:pPr>
      <w:r w:rsidDel="00000000" w:rsidR="00000000" w:rsidRPr="00000000">
        <w:rPr>
          <w:b w:val="1"/>
          <w:rtl w:val="0"/>
        </w:rPr>
        <w:t xml:space="preserve">-</w:t>
      </w:r>
      <w:r w:rsidDel="00000000" w:rsidR="00000000" w:rsidRPr="00000000">
        <w:rPr>
          <w:rFonts w:ascii="Times New Roman" w:cs="Times New Roman" w:eastAsia="Times New Roman" w:hAnsi="Times New Roman"/>
          <w:b w:val="1"/>
          <w:sz w:val="14"/>
          <w:szCs w:val="14"/>
          <w:rtl w:val="0"/>
        </w:rPr>
        <w:t xml:space="preserve">   </w:t>
        <w:tab/>
      </w:r>
      <w:r w:rsidDel="00000000" w:rsidR="00000000" w:rsidRPr="00000000">
        <w:rPr>
          <w:b w:val="1"/>
          <w:i w:val="1"/>
          <w:u w:val="single"/>
          <w:rtl w:val="0"/>
        </w:rPr>
        <w:t xml:space="preserve">Privacy Policy</w:t>
      </w:r>
    </w:p>
    <w:p w:rsidR="00000000" w:rsidDel="00000000" w:rsidP="00000000" w:rsidRDefault="00000000" w:rsidRPr="00000000" w14:paraId="000002A8">
      <w:pPr>
        <w:spacing w:line="276" w:lineRule="auto"/>
        <w:contextualSpacing w:val="0"/>
        <w:rPr>
          <w:i w:val="1"/>
          <w:u w:val="single"/>
        </w:rPr>
      </w:pPr>
      <w:r w:rsidDel="00000000" w:rsidR="00000000" w:rsidRPr="00000000">
        <w:rPr>
          <w:i w:val="1"/>
          <w:u w:val="single"/>
          <w:rtl w:val="0"/>
        </w:rPr>
        <w:t xml:space="preserve"> </w:t>
      </w:r>
    </w:p>
    <w:p w:rsidR="00000000" w:rsidDel="00000000" w:rsidP="00000000" w:rsidRDefault="00000000" w:rsidRPr="00000000" w14:paraId="000002A9">
      <w:pPr>
        <w:spacing w:line="276" w:lineRule="auto"/>
        <w:contextualSpacing w:val="0"/>
        <w:rPr/>
      </w:pPr>
      <w:r w:rsidDel="00000000" w:rsidR="00000000" w:rsidRPr="00000000">
        <w:rPr>
          <w:rtl w:val="0"/>
        </w:rPr>
        <w:t xml:space="preserve">An essential license of the agreements where we’ll need to specify what personal data we’ll be collecting from our users. This document will also explain how we’ll be handling information of our users, client or employees gathered within our operations. Privacy Policy agreements is mandatory because we’ll collecting data that can be used to identify an individual. Personal data is any kind of data that could identify an individual such as:</w:t>
      </w:r>
    </w:p>
    <w:p w:rsidR="00000000" w:rsidDel="00000000" w:rsidP="00000000" w:rsidRDefault="00000000" w:rsidRPr="00000000" w14:paraId="000002AA">
      <w:pPr>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Email address</w:t>
      </w:r>
    </w:p>
    <w:p w:rsidR="00000000" w:rsidDel="00000000" w:rsidP="00000000" w:rsidRDefault="00000000" w:rsidRPr="00000000" w14:paraId="000002AB">
      <w:pPr>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Device ID</w:t>
      </w:r>
    </w:p>
    <w:p w:rsidR="00000000" w:rsidDel="00000000" w:rsidP="00000000" w:rsidRDefault="00000000" w:rsidRPr="00000000" w14:paraId="000002AC">
      <w:pPr>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First and last name</w:t>
      </w:r>
    </w:p>
    <w:p w:rsidR="00000000" w:rsidDel="00000000" w:rsidP="00000000" w:rsidRDefault="00000000" w:rsidRPr="00000000" w14:paraId="000002AD">
      <w:pPr>
        <w:spacing w:line="276" w:lineRule="auto"/>
        <w:contextualSpacing w:val="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Billing or shipping information</w:t>
      </w:r>
    </w:p>
    <w:p w:rsidR="00000000" w:rsidDel="00000000" w:rsidP="00000000" w:rsidRDefault="00000000" w:rsidRPr="00000000" w14:paraId="000002AE">
      <w:pPr>
        <w:spacing w:line="276" w:lineRule="auto"/>
        <w:contextualSpacing w:val="0"/>
        <w:rPr/>
      </w:pPr>
      <w:r w:rsidDel="00000000" w:rsidR="00000000" w:rsidRPr="00000000">
        <w:rPr>
          <w:rtl w:val="0"/>
        </w:rPr>
        <w:t xml:space="preserve"> </w:t>
      </w:r>
    </w:p>
    <w:p w:rsidR="00000000" w:rsidDel="00000000" w:rsidP="00000000" w:rsidRDefault="00000000" w:rsidRPr="00000000" w14:paraId="000002AF">
      <w:pPr>
        <w:spacing w:line="276" w:lineRule="auto"/>
        <w:contextualSpacing w:val="0"/>
        <w:rPr/>
      </w:pPr>
      <w:r w:rsidDel="00000000" w:rsidR="00000000" w:rsidRPr="00000000">
        <w:rPr>
          <w:rtl w:val="0"/>
        </w:rPr>
        <w:t xml:space="preserve">Both iOS and Android apps is required to have a Privacy Policy if we access, collect and transmit personal information from our users. This requirement is further enforced by Apple and Google for all apps operating in their App/Play Store.</w:t>
      </w:r>
    </w:p>
    <w:p w:rsidR="00000000" w:rsidDel="00000000" w:rsidP="00000000" w:rsidRDefault="00000000" w:rsidRPr="00000000" w14:paraId="000002B0">
      <w:pPr>
        <w:spacing w:line="276" w:lineRule="auto"/>
        <w:contextualSpacing w:val="0"/>
        <w:rPr/>
      </w:pPr>
      <w:r w:rsidDel="00000000" w:rsidR="00000000" w:rsidRPr="00000000">
        <w:rPr>
          <w:rtl w:val="0"/>
        </w:rPr>
        <w:t xml:space="preserve"> </w:t>
      </w:r>
    </w:p>
    <w:p w:rsidR="00000000" w:rsidDel="00000000" w:rsidP="00000000" w:rsidRDefault="00000000" w:rsidRPr="00000000" w14:paraId="000002B1">
      <w:pPr>
        <w:spacing w:line="276" w:lineRule="auto"/>
        <w:contextualSpacing w:val="0"/>
        <w:rPr>
          <w:b w:val="1"/>
        </w:rPr>
      </w:pPr>
      <w:r w:rsidDel="00000000" w:rsidR="00000000" w:rsidRPr="00000000">
        <w:rPr>
          <w:b w:val="1"/>
          <w:rtl w:val="0"/>
        </w:rPr>
        <w:t xml:space="preserve">How to obtain &amp; how much is cost?</w:t>
      </w:r>
    </w:p>
    <w:p w:rsidR="00000000" w:rsidDel="00000000" w:rsidP="00000000" w:rsidRDefault="00000000" w:rsidRPr="00000000" w14:paraId="000002B2">
      <w:pPr>
        <w:spacing w:line="276" w:lineRule="auto"/>
        <w:contextualSpacing w:val="0"/>
        <w:rPr/>
      </w:pPr>
      <w:r w:rsidDel="00000000" w:rsidR="00000000" w:rsidRPr="00000000">
        <w:rPr>
          <w:rtl w:val="0"/>
        </w:rPr>
        <w:t xml:space="preserve"> </w:t>
      </w:r>
    </w:p>
    <w:p w:rsidR="00000000" w:rsidDel="00000000" w:rsidP="00000000" w:rsidRDefault="00000000" w:rsidRPr="00000000" w14:paraId="000002B3">
      <w:pPr>
        <w:spacing w:line="276" w:lineRule="auto"/>
        <w:contextualSpacing w:val="0"/>
        <w:rPr/>
      </w:pPr>
      <w:r w:rsidDel="00000000" w:rsidR="00000000" w:rsidRPr="00000000">
        <w:rPr>
          <w:rtl w:val="0"/>
        </w:rPr>
        <w:t xml:space="preserve"> </w:t>
      </w:r>
    </w:p>
    <w:p w:rsidR="00000000" w:rsidDel="00000000" w:rsidP="00000000" w:rsidRDefault="00000000" w:rsidRPr="00000000" w14:paraId="000002B4">
      <w:pPr>
        <w:spacing w:line="276" w:lineRule="auto"/>
        <w:contextualSpacing w:val="0"/>
        <w:rPr/>
      </w:pPr>
      <w:r w:rsidDel="00000000" w:rsidR="00000000" w:rsidRPr="00000000">
        <w:rPr>
          <w:rtl w:val="0"/>
        </w:rPr>
        <w:t xml:space="preserve"> </w:t>
      </w:r>
    </w:p>
    <w:p w:rsidR="00000000" w:rsidDel="00000000" w:rsidP="00000000" w:rsidRDefault="00000000" w:rsidRPr="00000000" w14:paraId="000002B5">
      <w:pPr>
        <w:spacing w:line="276" w:lineRule="auto"/>
        <w:contextualSpacing w:val="0"/>
        <w:rPr/>
      </w:pPr>
      <w:r w:rsidDel="00000000" w:rsidR="00000000" w:rsidRPr="00000000">
        <w:rPr>
          <w:rtl w:val="0"/>
        </w:rPr>
        <w:t xml:space="preserve">Is there any insurance policies?</w:t>
      </w:r>
    </w:p>
    <w:p w:rsidR="00000000" w:rsidDel="00000000" w:rsidP="00000000" w:rsidRDefault="00000000" w:rsidRPr="00000000" w14:paraId="000002B6">
      <w:pPr>
        <w:spacing w:line="276" w:lineRule="auto"/>
        <w:contextualSpacing w:val="0"/>
        <w:rPr/>
      </w:pPr>
      <w:r w:rsidDel="00000000" w:rsidR="00000000" w:rsidRPr="00000000">
        <w:rPr>
          <w:rtl w:val="0"/>
        </w:rPr>
        <w:t xml:space="preserve"> </w:t>
      </w:r>
    </w:p>
    <w:p w:rsidR="00000000" w:rsidDel="00000000" w:rsidP="00000000" w:rsidRDefault="00000000" w:rsidRPr="00000000" w14:paraId="000002B7">
      <w:pPr>
        <w:spacing w:line="276" w:lineRule="auto"/>
        <w:contextualSpacing w:val="0"/>
        <w:rPr>
          <w:b w:val="1"/>
        </w:rPr>
      </w:pPr>
      <w:r w:rsidDel="00000000" w:rsidR="00000000" w:rsidRPr="00000000">
        <w:rPr>
          <w:b w:val="1"/>
          <w:rtl w:val="0"/>
        </w:rPr>
        <w:t xml:space="preserve"> </w:t>
      </w:r>
    </w:p>
    <w:p w:rsidR="00000000" w:rsidDel="00000000" w:rsidP="00000000" w:rsidRDefault="00000000" w:rsidRPr="00000000" w14:paraId="000002B8">
      <w:pPr>
        <w:spacing w:line="276" w:lineRule="auto"/>
        <w:contextualSpacing w:val="0"/>
        <w:rPr>
          <w:b w:val="1"/>
        </w:rPr>
      </w:pPr>
      <w:r w:rsidDel="00000000" w:rsidR="00000000" w:rsidRPr="00000000">
        <w:rPr>
          <w:b w:val="1"/>
          <w:rtl w:val="0"/>
        </w:rPr>
        <w:t xml:space="preserve"> </w:t>
      </w:r>
    </w:p>
    <w:p w:rsidR="00000000" w:rsidDel="00000000" w:rsidP="00000000" w:rsidRDefault="00000000" w:rsidRPr="00000000" w14:paraId="000002B9">
      <w:pPr>
        <w:spacing w:line="276" w:lineRule="auto"/>
        <w:contextualSpacing w:val="0"/>
        <w:rPr>
          <w:b w:val="1"/>
        </w:rPr>
      </w:pPr>
      <w:r w:rsidDel="00000000" w:rsidR="00000000" w:rsidRPr="00000000">
        <w:rPr>
          <w:b w:val="1"/>
          <w:rtl w:val="0"/>
        </w:rPr>
        <w:t xml:space="preserve"> </w:t>
      </w:r>
    </w:p>
    <w:p w:rsidR="00000000" w:rsidDel="00000000" w:rsidP="00000000" w:rsidRDefault="00000000" w:rsidRPr="00000000" w14:paraId="000002BA">
      <w:pPr>
        <w:spacing w:line="276" w:lineRule="auto"/>
        <w:contextualSpacing w:val="0"/>
        <w:rPr>
          <w:b w:val="1"/>
        </w:rPr>
      </w:pPr>
      <w:r w:rsidDel="00000000" w:rsidR="00000000" w:rsidRPr="00000000">
        <w:rPr>
          <w:b w:val="1"/>
          <w:rtl w:val="0"/>
        </w:rPr>
        <w:t xml:space="preserve">SOURCES:</w:t>
      </w:r>
    </w:p>
    <w:p w:rsidR="00000000" w:rsidDel="00000000" w:rsidP="00000000" w:rsidRDefault="00000000" w:rsidRPr="00000000" w14:paraId="000002BB">
      <w:pPr>
        <w:spacing w:line="276" w:lineRule="auto"/>
        <w:contextualSpacing w:val="0"/>
        <w:rPr>
          <w:b w:val="1"/>
          <w:i w:val="1"/>
        </w:rPr>
      </w:pPr>
      <w:r w:rsidDel="00000000" w:rsidR="00000000" w:rsidRPr="00000000">
        <w:rPr>
          <w:b w:val="1"/>
          <w:i w:val="1"/>
          <w:rtl w:val="0"/>
        </w:rPr>
        <w:t xml:space="preserve">1.</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b w:val="1"/>
          <w:i w:val="1"/>
          <w:rtl w:val="0"/>
        </w:rPr>
        <w:t xml:space="preserve">https://developer.apple.com/programs/how-it-works/</w:t>
      </w:r>
    </w:p>
    <w:p w:rsidR="00000000" w:rsidDel="00000000" w:rsidP="00000000" w:rsidRDefault="00000000" w:rsidRPr="00000000" w14:paraId="000002BC">
      <w:pPr>
        <w:spacing w:line="276" w:lineRule="auto"/>
        <w:contextualSpacing w:val="0"/>
        <w:rPr>
          <w:b w:val="1"/>
          <w:i w:val="1"/>
        </w:rPr>
      </w:pPr>
      <w:r w:rsidDel="00000000" w:rsidR="00000000" w:rsidRPr="00000000">
        <w:rPr>
          <w:b w:val="1"/>
          <w:i w:val="1"/>
          <w:rtl w:val="0"/>
        </w:rPr>
        <w:t xml:space="preserve">2.</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b w:val="1"/>
          <w:i w:val="1"/>
          <w:rtl w:val="0"/>
        </w:rPr>
        <w:t xml:space="preserve">https://www.apple.com/uk/legal/sla/</w:t>
      </w:r>
    </w:p>
    <w:p w:rsidR="00000000" w:rsidDel="00000000" w:rsidP="00000000" w:rsidRDefault="00000000" w:rsidRPr="00000000" w14:paraId="000002BD">
      <w:pPr>
        <w:spacing w:line="276" w:lineRule="auto"/>
        <w:contextualSpacing w:val="0"/>
        <w:rPr>
          <w:b w:val="1"/>
          <w:i w:val="1"/>
        </w:rPr>
      </w:pPr>
      <w:r w:rsidDel="00000000" w:rsidR="00000000" w:rsidRPr="00000000">
        <w:rPr>
          <w:b w:val="1"/>
          <w:i w:val="1"/>
          <w:rtl w:val="0"/>
        </w:rPr>
        <w:t xml:space="preserve">3.</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b w:val="1"/>
          <w:i w:val="1"/>
          <w:rtl w:val="0"/>
        </w:rPr>
        <w:t xml:space="preserve">https://developer.android.com/google/play/licensing/index.html</w:t>
      </w:r>
    </w:p>
    <w:p w:rsidR="00000000" w:rsidDel="00000000" w:rsidP="00000000" w:rsidRDefault="00000000" w:rsidRPr="00000000" w14:paraId="000002BE">
      <w:pPr>
        <w:spacing w:line="276" w:lineRule="auto"/>
        <w:contextualSpacing w:val="0"/>
        <w:rPr>
          <w:b w:val="1"/>
          <w:i w:val="1"/>
        </w:rPr>
      </w:pPr>
      <w:r w:rsidDel="00000000" w:rsidR="00000000" w:rsidRPr="00000000">
        <w:rPr>
          <w:b w:val="1"/>
          <w:i w:val="1"/>
          <w:rtl w:val="0"/>
        </w:rPr>
        <w:t xml:space="preserve">4.</w:t>
      </w:r>
      <w:r w:rsidDel="00000000" w:rsidR="00000000" w:rsidRPr="00000000">
        <w:rPr>
          <w:rFonts w:ascii="Times New Roman" w:cs="Times New Roman" w:eastAsia="Times New Roman" w:hAnsi="Times New Roman"/>
          <w:i w:val="1"/>
          <w:sz w:val="14"/>
          <w:szCs w:val="14"/>
          <w:rtl w:val="0"/>
        </w:rPr>
        <w:t xml:space="preserve">     </w:t>
      </w:r>
      <w:r w:rsidDel="00000000" w:rsidR="00000000" w:rsidRPr="00000000">
        <w:rPr>
          <w:b w:val="1"/>
          <w:i w:val="1"/>
          <w:rtl w:val="0"/>
        </w:rPr>
        <w:t xml:space="preserve">https://www.gov.uk/help/privacy-policy</w:t>
      </w:r>
    </w:p>
    <w:p w:rsidR="00000000" w:rsidDel="00000000" w:rsidP="00000000" w:rsidRDefault="00000000" w:rsidRPr="00000000" w14:paraId="000002BF">
      <w:pPr>
        <w:spacing w:line="276" w:lineRule="auto"/>
        <w:contextualSpacing w:val="0"/>
        <w:rPr>
          <w:b w:val="1"/>
          <w:i w:val="1"/>
        </w:rPr>
      </w:pPr>
      <w:r w:rsidDel="00000000" w:rsidR="00000000" w:rsidRPr="00000000">
        <w:rPr>
          <w:b w:val="1"/>
          <w:i w:val="1"/>
          <w:rtl w:val="0"/>
        </w:rPr>
        <w:t xml:space="preserve">5.   </w:t>
      </w:r>
      <w:hyperlink r:id="rId27">
        <w:r w:rsidDel="00000000" w:rsidR="00000000" w:rsidRPr="00000000">
          <w:rPr>
            <w:b w:val="1"/>
            <w:i w:val="1"/>
            <w:color w:val="1155cc"/>
            <w:u w:val="single"/>
            <w:rtl w:val="0"/>
          </w:rPr>
          <w:t xml:space="preserve">https://www.keystonetutors.com/policies</w:t>
        </w:r>
      </w:hyperlink>
      <w:r w:rsidDel="00000000" w:rsidR="00000000" w:rsidRPr="00000000">
        <w:rPr>
          <w:rtl w:val="0"/>
        </w:rPr>
      </w:r>
    </w:p>
    <w:p w:rsidR="00000000" w:rsidDel="00000000" w:rsidP="00000000" w:rsidRDefault="00000000" w:rsidRPr="00000000" w14:paraId="000002C0">
      <w:pPr>
        <w:spacing w:before="240" w:line="261" w:lineRule="auto"/>
        <w:contextualSpacing w:val="0"/>
        <w:rPr/>
      </w:pPr>
      <w:r w:rsidDel="00000000" w:rsidR="00000000" w:rsidRPr="00000000">
        <w:rPr>
          <w:rtl w:val="0"/>
        </w:rPr>
      </w:r>
    </w:p>
    <w:p w:rsidR="00000000" w:rsidDel="00000000" w:rsidP="00000000" w:rsidRDefault="00000000" w:rsidRPr="00000000" w14:paraId="000002C1">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2">
      <w:pPr>
        <w:spacing w:line="276" w:lineRule="auto"/>
        <w:contextualSpacing w:val="0"/>
        <w:jc w:val="center"/>
        <w:rPr>
          <w:b w:val="1"/>
        </w:rPr>
      </w:pPr>
      <w:r w:rsidDel="00000000" w:rsidR="00000000" w:rsidRPr="00000000">
        <w:rPr>
          <w:b w:val="1"/>
          <w:rtl w:val="0"/>
        </w:rPr>
        <w:t xml:space="preserve">Costs - </w:t>
      </w:r>
      <w:r w:rsidDel="00000000" w:rsidR="00000000" w:rsidRPr="00000000">
        <w:rPr>
          <w:b w:val="1"/>
          <w:rtl w:val="0"/>
        </w:rPr>
        <w:t xml:space="preserve">[Aman]</w:t>
      </w:r>
    </w:p>
    <w:p w:rsidR="00000000" w:rsidDel="00000000" w:rsidP="00000000" w:rsidRDefault="00000000" w:rsidRPr="00000000" w14:paraId="000002C3">
      <w:pPr>
        <w:contextualSpacing w:val="0"/>
        <w:jc w:val="left"/>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contextualSpacing w:val="0"/>
        <w:rPr>
          <w:b w:val="1"/>
        </w:rPr>
      </w:pPr>
      <w:r w:rsidDel="00000000" w:rsidR="00000000" w:rsidRPr="00000000">
        <w:rPr>
          <w:rtl w:val="0"/>
        </w:rPr>
      </w:r>
    </w:p>
    <w:p w:rsidR="00000000" w:rsidDel="00000000" w:rsidP="00000000" w:rsidRDefault="00000000" w:rsidRPr="00000000" w14:paraId="000002C5">
      <w:pPr>
        <w:spacing w:line="276" w:lineRule="auto"/>
        <w:contextualSpacing w:val="0"/>
        <w:rPr>
          <w:b w:val="1"/>
        </w:rPr>
      </w:pPr>
      <w:r w:rsidDel="00000000" w:rsidR="00000000" w:rsidRPr="00000000">
        <w:rPr>
          <w:b w:val="1"/>
          <w:rtl w:val="0"/>
        </w:rPr>
        <w:t xml:space="preserve">Costs - </w:t>
      </w:r>
      <w:r w:rsidDel="00000000" w:rsidR="00000000" w:rsidRPr="00000000">
        <w:rPr>
          <w:b w:val="1"/>
          <w:rtl w:val="0"/>
        </w:rPr>
        <w:t xml:space="preserve">[Aman]</w:t>
      </w:r>
    </w:p>
    <w:p w:rsidR="00000000" w:rsidDel="00000000" w:rsidP="00000000" w:rsidRDefault="00000000" w:rsidRPr="00000000" w14:paraId="000002C6">
      <w:pPr>
        <w:spacing w:line="276" w:lineRule="auto"/>
        <w:contextualSpacing w:val="0"/>
        <w:rPr>
          <w:b w:val="1"/>
        </w:rPr>
      </w:pPr>
      <w:r w:rsidDel="00000000" w:rsidR="00000000" w:rsidRPr="00000000">
        <w:rPr>
          <w:rtl w:val="0"/>
        </w:rPr>
      </w:r>
    </w:p>
    <w:p w:rsidR="00000000" w:rsidDel="00000000" w:rsidP="00000000" w:rsidRDefault="00000000" w:rsidRPr="00000000" w14:paraId="000002C7">
      <w:pPr>
        <w:spacing w:line="276" w:lineRule="auto"/>
        <w:contextualSpacing w:val="0"/>
        <w:jc w:val="both"/>
        <w:rPr/>
      </w:pPr>
      <w:r w:rsidDel="00000000" w:rsidR="00000000" w:rsidRPr="00000000">
        <w:rPr>
          <w:rtl w:val="0"/>
        </w:rPr>
        <w:t xml:space="preserve">‘The Tutor Pages’ is an online company with a website that helps access private tutors all around the UK for students and all other consumers. The website gives an insight of how customers would find their perfect private tutor. There is a search bar for customers who have a specific ideology of which type of tutor they would like to book for themselves/children. There is a variety of different subjects with all different level e.g. GCSE - A-Levels. </w:t>
      </w:r>
      <w:r w:rsidDel="00000000" w:rsidR="00000000" w:rsidRPr="00000000">
        <w:rPr>
          <w:highlight w:val="white"/>
          <w:rtl w:val="0"/>
        </w:rPr>
        <w:t xml:space="preserve">You'll be able to compare tutors, rates and experience, and then contact a tutor directly, free of charge.</w:t>
      </w:r>
      <w:r w:rsidDel="00000000" w:rsidR="00000000" w:rsidRPr="00000000">
        <w:rPr>
          <w:rtl w:val="0"/>
        </w:rPr>
      </w:r>
    </w:p>
    <w:p w:rsidR="00000000" w:rsidDel="00000000" w:rsidP="00000000" w:rsidRDefault="00000000" w:rsidRPr="00000000" w14:paraId="000002C8">
      <w:pPr>
        <w:spacing w:line="276" w:lineRule="auto"/>
        <w:contextualSpacing w:val="0"/>
        <w:rPr/>
      </w:pPr>
      <w:r w:rsidDel="00000000" w:rsidR="00000000" w:rsidRPr="00000000">
        <w:rPr>
          <w:rtl w:val="0"/>
        </w:rPr>
      </w:r>
    </w:p>
    <w:p w:rsidR="00000000" w:rsidDel="00000000" w:rsidP="00000000" w:rsidRDefault="00000000" w:rsidRPr="00000000" w14:paraId="000002C9">
      <w:pPr>
        <w:spacing w:line="276" w:lineRule="auto"/>
        <w:contextualSpacing w:val="0"/>
        <w:rPr/>
      </w:pPr>
      <w:r w:rsidDel="00000000" w:rsidR="00000000" w:rsidRPr="00000000">
        <w:rPr>
          <w:rtl w:val="0"/>
        </w:rPr>
        <w:t xml:space="preserve">(</w:t>
      </w:r>
      <w:hyperlink r:id="rId28">
        <w:r w:rsidDel="00000000" w:rsidR="00000000" w:rsidRPr="00000000">
          <w:rPr>
            <w:u w:val="single"/>
            <w:rtl w:val="0"/>
          </w:rPr>
          <w:t xml:space="preserve">https://www.thetutorpages.com/private-tuition-fees</w:t>
        </w:r>
      </w:hyperlink>
      <w:r w:rsidDel="00000000" w:rsidR="00000000" w:rsidRPr="00000000">
        <w:rPr>
          <w:rtl w:val="0"/>
        </w:rPr>
        <w:t xml:space="preserve">)</w:t>
      </w:r>
    </w:p>
    <w:p w:rsidR="00000000" w:rsidDel="00000000" w:rsidP="00000000" w:rsidRDefault="00000000" w:rsidRPr="00000000" w14:paraId="000002CA">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2CB">
      <w:pPr>
        <w:spacing w:line="276" w:lineRule="auto"/>
        <w:contextualSpacing w:val="0"/>
        <w:rPr>
          <w:b w:val="1"/>
          <w:u w:val="single"/>
        </w:rPr>
      </w:pPr>
      <w:r w:rsidDel="00000000" w:rsidR="00000000" w:rsidRPr="00000000">
        <w:rPr>
          <w:b w:val="1"/>
          <w:u w:val="single"/>
          <w:rtl w:val="0"/>
        </w:rPr>
        <w:t xml:space="preserve">Fees</w:t>
      </w:r>
    </w:p>
    <w:p w:rsidR="00000000" w:rsidDel="00000000" w:rsidP="00000000" w:rsidRDefault="00000000" w:rsidRPr="00000000" w14:paraId="000002CC">
      <w:pPr>
        <w:spacing w:line="276" w:lineRule="auto"/>
        <w:contextualSpacing w:val="0"/>
        <w:rPr>
          <w:b w:val="1"/>
          <w:u w:val="single"/>
        </w:rPr>
      </w:pPr>
      <w:r w:rsidDel="00000000" w:rsidR="00000000" w:rsidRPr="00000000">
        <w:rPr>
          <w:rtl w:val="0"/>
        </w:rPr>
      </w:r>
    </w:p>
    <w:p w:rsidR="00000000" w:rsidDel="00000000" w:rsidP="00000000" w:rsidRDefault="00000000" w:rsidRPr="00000000" w14:paraId="000002CD">
      <w:pPr>
        <w:spacing w:line="276" w:lineRule="auto"/>
        <w:contextualSpacing w:val="0"/>
        <w:jc w:val="both"/>
        <w:rPr/>
      </w:pPr>
      <w:r w:rsidDel="00000000" w:rsidR="00000000" w:rsidRPr="00000000">
        <w:rPr>
          <w:rtl w:val="0"/>
        </w:rPr>
        <w:t xml:space="preserve">As tuition fees doesn't come free, the rates have increased rapidly over the years making it less affordable for many parents and students.</w:t>
      </w:r>
    </w:p>
    <w:p w:rsidR="00000000" w:rsidDel="00000000" w:rsidP="00000000" w:rsidRDefault="00000000" w:rsidRPr="00000000" w14:paraId="000002CE">
      <w:pPr>
        <w:spacing w:line="276" w:lineRule="auto"/>
        <w:contextualSpacing w:val="0"/>
        <w:rPr/>
      </w:pPr>
      <w:r w:rsidDel="00000000" w:rsidR="00000000" w:rsidRPr="00000000">
        <w:rPr>
          <w:rtl w:val="0"/>
        </w:rPr>
      </w:r>
    </w:p>
    <w:p w:rsidR="00000000" w:rsidDel="00000000" w:rsidP="00000000" w:rsidRDefault="00000000" w:rsidRPr="00000000" w14:paraId="000002CF">
      <w:pPr>
        <w:spacing w:line="276" w:lineRule="auto"/>
        <w:contextualSpacing w:val="0"/>
        <w:rPr>
          <w:b w:val="1"/>
        </w:rPr>
      </w:pPr>
      <w:r w:rsidDel="00000000" w:rsidR="00000000" w:rsidRPr="00000000">
        <w:rPr>
          <w:rtl w:val="0"/>
        </w:rPr>
      </w:r>
    </w:p>
    <w:p w:rsidR="00000000" w:rsidDel="00000000" w:rsidP="00000000" w:rsidRDefault="00000000" w:rsidRPr="00000000" w14:paraId="000002D0">
      <w:pPr>
        <w:spacing w:line="276" w:lineRule="auto"/>
        <w:contextualSpacing w:val="0"/>
        <w:rPr>
          <w:b w:val="1"/>
          <w:i w:val="1"/>
        </w:rPr>
      </w:pPr>
      <w:r w:rsidDel="00000000" w:rsidR="00000000" w:rsidRPr="00000000">
        <w:rPr>
          <w:b w:val="1"/>
          <w:i w:val="1"/>
        </w:rPr>
        <w:drawing>
          <wp:inline distB="114300" distT="114300" distL="114300" distR="114300">
            <wp:extent cx="3519488" cy="3202008"/>
            <wp:effectExtent b="0" l="0" r="0" t="0"/>
            <wp:docPr id="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519488" cy="3202008"/>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spacing w:line="276" w:lineRule="auto"/>
        <w:contextualSpacing w:val="0"/>
        <w:rPr>
          <w:b w:val="1"/>
          <w:i w:val="1"/>
        </w:rPr>
      </w:pPr>
      <w:r w:rsidDel="00000000" w:rsidR="00000000" w:rsidRPr="00000000">
        <w:rPr>
          <w:rtl w:val="0"/>
        </w:rPr>
      </w:r>
    </w:p>
    <w:p w:rsidR="00000000" w:rsidDel="00000000" w:rsidP="00000000" w:rsidRDefault="00000000" w:rsidRPr="00000000" w14:paraId="000002D2">
      <w:pPr>
        <w:spacing w:line="276" w:lineRule="auto"/>
        <w:contextualSpacing w:val="0"/>
        <w:rPr/>
      </w:pPr>
      <w:r w:rsidDel="00000000" w:rsidR="00000000" w:rsidRPr="00000000">
        <w:rPr>
          <w:rtl w:val="0"/>
        </w:rPr>
      </w:r>
    </w:p>
    <w:p w:rsidR="00000000" w:rsidDel="00000000" w:rsidP="00000000" w:rsidRDefault="00000000" w:rsidRPr="00000000" w14:paraId="000002D3">
      <w:pPr>
        <w:spacing w:line="276" w:lineRule="auto"/>
        <w:contextualSpacing w:val="0"/>
        <w:jc w:val="both"/>
        <w:rPr/>
      </w:pPr>
      <w:r w:rsidDel="00000000" w:rsidR="00000000" w:rsidRPr="00000000">
        <w:rPr>
          <w:rtl w:val="0"/>
        </w:rPr>
        <w:t xml:space="preserve">The Tutor Pages distributes yearly information on the normal hourly rates which private guides charge over the UK. The information is exact in light of the fact that it depends on the rates charged by more than 2000 free private tutors, and not on private agency data.</w:t>
      </w:r>
    </w:p>
    <w:p w:rsidR="00000000" w:rsidDel="00000000" w:rsidP="00000000" w:rsidRDefault="00000000" w:rsidRPr="00000000" w14:paraId="000002D4">
      <w:pPr>
        <w:spacing w:line="276" w:lineRule="auto"/>
        <w:contextualSpacing w:val="0"/>
        <w:rPr/>
      </w:pPr>
      <w:r w:rsidDel="00000000" w:rsidR="00000000" w:rsidRPr="00000000">
        <w:rPr>
          <w:rtl w:val="0"/>
        </w:rPr>
      </w:r>
    </w:p>
    <w:p w:rsidR="00000000" w:rsidDel="00000000" w:rsidP="00000000" w:rsidRDefault="00000000" w:rsidRPr="00000000" w14:paraId="000002D5">
      <w:pPr>
        <w:numPr>
          <w:ilvl w:val="0"/>
          <w:numId w:val="14"/>
        </w:numPr>
        <w:spacing w:line="276" w:lineRule="auto"/>
        <w:ind w:left="720" w:hanging="360"/>
        <w:contextualSpacing w:val="1"/>
        <w:jc w:val="both"/>
        <w:rPr/>
      </w:pPr>
      <w:r w:rsidDel="00000000" w:rsidR="00000000" w:rsidRPr="00000000">
        <w:rPr>
          <w:rtl w:val="0"/>
        </w:rPr>
        <w:t xml:space="preserve">In 2017, for academic tuitions for up to the age of 14, private tutors  are charging on average between £30.40 and £32 every hour. </w:t>
      </w:r>
    </w:p>
    <w:p w:rsidR="00000000" w:rsidDel="00000000" w:rsidP="00000000" w:rsidRDefault="00000000" w:rsidRPr="00000000" w14:paraId="000002D6">
      <w:pPr>
        <w:spacing w:line="276" w:lineRule="auto"/>
        <w:contextualSpacing w:val="0"/>
        <w:jc w:val="both"/>
        <w:rPr/>
      </w:pPr>
      <w:r w:rsidDel="00000000" w:rsidR="00000000" w:rsidRPr="00000000">
        <w:rPr>
          <w:rtl w:val="0"/>
        </w:rPr>
      </w:r>
    </w:p>
    <w:p w:rsidR="00000000" w:rsidDel="00000000" w:rsidP="00000000" w:rsidRDefault="00000000" w:rsidRPr="00000000" w14:paraId="000002D7">
      <w:pPr>
        <w:numPr>
          <w:ilvl w:val="0"/>
          <w:numId w:val="8"/>
        </w:numPr>
        <w:spacing w:line="276" w:lineRule="auto"/>
        <w:ind w:left="720" w:hanging="360"/>
        <w:contextualSpacing w:val="1"/>
        <w:jc w:val="both"/>
        <w:rPr/>
      </w:pPr>
      <w:r w:rsidDel="00000000" w:rsidR="00000000" w:rsidRPr="00000000">
        <w:rPr>
          <w:rtl w:val="0"/>
        </w:rPr>
        <w:t xml:space="preserve">GCSE educational cost is averaging around £33.90 every hour, and A-level educational cost is charged at by and large £37.20 every hour. </w:t>
      </w:r>
    </w:p>
    <w:p w:rsidR="00000000" w:rsidDel="00000000" w:rsidP="00000000" w:rsidRDefault="00000000" w:rsidRPr="00000000" w14:paraId="000002D8">
      <w:pPr>
        <w:spacing w:line="276" w:lineRule="auto"/>
        <w:contextualSpacing w:val="0"/>
        <w:jc w:val="both"/>
        <w:rPr/>
      </w:pPr>
      <w:r w:rsidDel="00000000" w:rsidR="00000000" w:rsidRPr="00000000">
        <w:rPr>
          <w:rtl w:val="0"/>
        </w:rPr>
      </w:r>
    </w:p>
    <w:p w:rsidR="00000000" w:rsidDel="00000000" w:rsidP="00000000" w:rsidRDefault="00000000" w:rsidRPr="00000000" w14:paraId="000002D9">
      <w:pPr>
        <w:numPr>
          <w:ilvl w:val="0"/>
          <w:numId w:val="13"/>
        </w:numPr>
        <w:spacing w:line="276" w:lineRule="auto"/>
        <w:ind w:left="720" w:hanging="360"/>
        <w:contextualSpacing w:val="1"/>
        <w:jc w:val="both"/>
        <w:rPr/>
      </w:pPr>
      <w:r w:rsidDel="00000000" w:rsidR="00000000" w:rsidRPr="00000000">
        <w:rPr>
          <w:rtl w:val="0"/>
        </w:rPr>
        <w:t xml:space="preserve">For higher level studies like university, the charge increments to, on average, £42.50 every hour.</w:t>
      </w:r>
    </w:p>
    <w:p w:rsidR="00000000" w:rsidDel="00000000" w:rsidP="00000000" w:rsidRDefault="00000000" w:rsidRPr="00000000" w14:paraId="000002DA">
      <w:pPr>
        <w:spacing w:line="276" w:lineRule="auto"/>
        <w:contextualSpacing w:val="0"/>
        <w:jc w:val="both"/>
        <w:rPr/>
      </w:pPr>
      <w:r w:rsidDel="00000000" w:rsidR="00000000" w:rsidRPr="00000000">
        <w:rPr>
          <w:rtl w:val="0"/>
        </w:rPr>
      </w:r>
    </w:p>
    <w:p w:rsidR="00000000" w:rsidDel="00000000" w:rsidP="00000000" w:rsidRDefault="00000000" w:rsidRPr="00000000" w14:paraId="000002DB">
      <w:pPr>
        <w:spacing w:line="276" w:lineRule="auto"/>
        <w:contextualSpacing w:val="0"/>
        <w:jc w:val="both"/>
        <w:rPr>
          <w:b w:val="1"/>
        </w:rPr>
      </w:pPr>
      <w:r w:rsidDel="00000000" w:rsidR="00000000" w:rsidRPr="00000000">
        <w:rPr>
          <w:rtl w:val="0"/>
        </w:rPr>
      </w:r>
    </w:p>
    <w:p w:rsidR="00000000" w:rsidDel="00000000" w:rsidP="00000000" w:rsidRDefault="00000000" w:rsidRPr="00000000" w14:paraId="000002DC">
      <w:pPr>
        <w:spacing w:line="276" w:lineRule="auto"/>
        <w:contextualSpacing w:val="0"/>
        <w:jc w:val="both"/>
        <w:rPr>
          <w:b w:val="1"/>
          <w:u w:val="single"/>
        </w:rPr>
      </w:pPr>
      <w:r w:rsidDel="00000000" w:rsidR="00000000" w:rsidRPr="00000000">
        <w:rPr>
          <w:b w:val="1"/>
          <w:u w:val="single"/>
          <w:rtl w:val="0"/>
        </w:rPr>
        <w:t xml:space="preserve">Online Tuition &amp;  Independent Tutors</w:t>
      </w:r>
    </w:p>
    <w:p w:rsidR="00000000" w:rsidDel="00000000" w:rsidP="00000000" w:rsidRDefault="00000000" w:rsidRPr="00000000" w14:paraId="000002DD">
      <w:pPr>
        <w:spacing w:line="276" w:lineRule="auto"/>
        <w:contextualSpacing w:val="0"/>
        <w:jc w:val="both"/>
        <w:rPr>
          <w:b w:val="1"/>
          <w:u w:val="single"/>
        </w:rPr>
      </w:pPr>
      <w:r w:rsidDel="00000000" w:rsidR="00000000" w:rsidRPr="00000000">
        <w:rPr>
          <w:rtl w:val="0"/>
        </w:rPr>
      </w:r>
    </w:p>
    <w:p w:rsidR="00000000" w:rsidDel="00000000" w:rsidP="00000000" w:rsidRDefault="00000000" w:rsidRPr="00000000" w14:paraId="000002DE">
      <w:pPr>
        <w:spacing w:line="276" w:lineRule="auto"/>
        <w:contextualSpacing w:val="0"/>
        <w:jc w:val="both"/>
        <w:rPr/>
      </w:pPr>
      <w:r w:rsidDel="00000000" w:rsidR="00000000" w:rsidRPr="00000000">
        <w:rPr>
          <w:rtl w:val="0"/>
        </w:rPr>
        <w:t xml:space="preserve">The Tutor Pages have an indepth overview report into </w:t>
      </w:r>
      <w:r w:rsidDel="00000000" w:rsidR="00000000" w:rsidRPr="00000000">
        <w:rPr>
          <w:b w:val="1"/>
          <w:rtl w:val="0"/>
        </w:rPr>
        <w:t xml:space="preserve">online tuition</w:t>
      </w:r>
      <w:r w:rsidDel="00000000" w:rsidR="00000000" w:rsidRPr="00000000">
        <w:rPr>
          <w:rtl w:val="0"/>
        </w:rPr>
        <w:t xml:space="preserve"> cost demonstrated that many tutors charged a similar rate when they were tutoring on the web. In any case, some reduced their rates somewhat. It shows in the study, around a quarter expressed that they charged 70%-100% of their face-to-face fee.</w:t>
      </w:r>
    </w:p>
    <w:p w:rsidR="00000000" w:rsidDel="00000000" w:rsidP="00000000" w:rsidRDefault="00000000" w:rsidRPr="00000000" w14:paraId="000002DF">
      <w:pPr>
        <w:spacing w:line="276" w:lineRule="auto"/>
        <w:contextualSpacing w:val="0"/>
        <w:rPr>
          <w:b w:val="1"/>
        </w:rPr>
      </w:pPr>
      <w:r w:rsidDel="00000000" w:rsidR="00000000" w:rsidRPr="00000000">
        <w:rPr>
          <w:rtl w:val="0"/>
        </w:rPr>
      </w:r>
    </w:p>
    <w:p w:rsidR="00000000" w:rsidDel="00000000" w:rsidP="00000000" w:rsidRDefault="00000000" w:rsidRPr="00000000" w14:paraId="000002E0">
      <w:pPr>
        <w:spacing w:line="276" w:lineRule="auto"/>
        <w:contextualSpacing w:val="0"/>
        <w:jc w:val="both"/>
        <w:rPr>
          <w:b w:val="1"/>
        </w:rPr>
      </w:pPr>
      <w:r w:rsidDel="00000000" w:rsidR="00000000" w:rsidRPr="00000000">
        <w:rPr>
          <w:b w:val="1"/>
          <w:rtl w:val="0"/>
        </w:rPr>
        <w:t xml:space="preserve">Key Findings:</w:t>
      </w:r>
    </w:p>
    <w:p w:rsidR="00000000" w:rsidDel="00000000" w:rsidP="00000000" w:rsidRDefault="00000000" w:rsidRPr="00000000" w14:paraId="000002E1">
      <w:pPr>
        <w:spacing w:line="276" w:lineRule="auto"/>
        <w:contextualSpacing w:val="0"/>
        <w:jc w:val="both"/>
        <w:rPr>
          <w:b w:val="1"/>
        </w:rPr>
      </w:pPr>
      <w:r w:rsidDel="00000000" w:rsidR="00000000" w:rsidRPr="00000000">
        <w:rPr>
          <w:rtl w:val="0"/>
        </w:rPr>
      </w:r>
    </w:p>
    <w:p w:rsidR="00000000" w:rsidDel="00000000" w:rsidP="00000000" w:rsidRDefault="00000000" w:rsidRPr="00000000" w14:paraId="000002E2">
      <w:pPr>
        <w:numPr>
          <w:ilvl w:val="0"/>
          <w:numId w:val="7"/>
        </w:numPr>
        <w:pBdr>
          <w:top w:color="auto" w:space="0" w:sz="0" w:val="none"/>
          <w:bottom w:color="auto" w:space="3" w:sz="0" w:val="none"/>
          <w:right w:color="auto" w:space="0" w:sz="0" w:val="none"/>
        </w:pBdr>
        <w:spacing w:line="276" w:lineRule="auto"/>
        <w:ind w:left="720" w:hanging="360"/>
        <w:contextualSpacing w:val="1"/>
        <w:jc w:val="both"/>
        <w:rPr>
          <w:color w:val="000000"/>
          <w:sz w:val="22"/>
          <w:szCs w:val="22"/>
        </w:rPr>
      </w:pPr>
      <w:r w:rsidDel="00000000" w:rsidR="00000000" w:rsidRPr="00000000">
        <w:rPr>
          <w:rtl w:val="0"/>
        </w:rPr>
        <w:t xml:space="preserve">Around 80% of UK tutors use Skype to tutor online;</w:t>
      </w:r>
    </w:p>
    <w:p w:rsidR="00000000" w:rsidDel="00000000" w:rsidP="00000000" w:rsidRDefault="00000000" w:rsidRPr="00000000" w14:paraId="000002E3">
      <w:pPr>
        <w:numPr>
          <w:ilvl w:val="0"/>
          <w:numId w:val="7"/>
        </w:numPr>
        <w:pBdr>
          <w:top w:color="auto" w:space="0" w:sz="0" w:val="none"/>
          <w:bottom w:color="auto" w:space="3" w:sz="0" w:val="none"/>
          <w:right w:color="auto" w:space="0" w:sz="0" w:val="none"/>
        </w:pBdr>
        <w:spacing w:line="276" w:lineRule="auto"/>
        <w:ind w:left="720" w:hanging="360"/>
        <w:contextualSpacing w:val="1"/>
        <w:jc w:val="both"/>
        <w:rPr>
          <w:color w:val="000000"/>
          <w:sz w:val="22"/>
          <w:szCs w:val="22"/>
        </w:rPr>
      </w:pPr>
      <w:r w:rsidDel="00000000" w:rsidR="00000000" w:rsidRPr="00000000">
        <w:rPr>
          <w:rtl w:val="0"/>
        </w:rPr>
        <w:t xml:space="preserve">The cost of online tuition is about the same as face-to-face, or slightly less;</w:t>
      </w:r>
    </w:p>
    <w:p w:rsidR="00000000" w:rsidDel="00000000" w:rsidP="00000000" w:rsidRDefault="00000000" w:rsidRPr="00000000" w14:paraId="000002E4">
      <w:pPr>
        <w:numPr>
          <w:ilvl w:val="0"/>
          <w:numId w:val="7"/>
        </w:numPr>
        <w:pBdr>
          <w:top w:color="auto" w:space="0" w:sz="0" w:val="none"/>
          <w:bottom w:color="auto" w:space="3" w:sz="0" w:val="none"/>
          <w:right w:color="auto" w:space="0" w:sz="0" w:val="none"/>
        </w:pBdr>
        <w:spacing w:line="276" w:lineRule="auto"/>
        <w:ind w:left="720" w:hanging="360"/>
        <w:contextualSpacing w:val="1"/>
        <w:jc w:val="both"/>
        <w:rPr>
          <w:color w:val="000000"/>
          <w:sz w:val="22"/>
          <w:szCs w:val="22"/>
        </w:rPr>
      </w:pPr>
      <w:r w:rsidDel="00000000" w:rsidR="00000000" w:rsidRPr="00000000">
        <w:rPr>
          <w:rtl w:val="0"/>
        </w:rPr>
        <w:t xml:space="preserve">Payment is usually made by bank transfer, or through Paypal;</w:t>
      </w:r>
    </w:p>
    <w:p w:rsidR="00000000" w:rsidDel="00000000" w:rsidP="00000000" w:rsidRDefault="00000000" w:rsidRPr="00000000" w14:paraId="000002E5">
      <w:pPr>
        <w:numPr>
          <w:ilvl w:val="0"/>
          <w:numId w:val="7"/>
        </w:numPr>
        <w:pBdr>
          <w:top w:color="auto" w:space="0" w:sz="0" w:val="none"/>
          <w:bottom w:color="auto" w:space="3" w:sz="0" w:val="none"/>
          <w:right w:color="auto" w:space="0" w:sz="0" w:val="none"/>
        </w:pBdr>
        <w:spacing w:line="276" w:lineRule="auto"/>
        <w:ind w:left="720" w:hanging="360"/>
        <w:contextualSpacing w:val="1"/>
        <w:jc w:val="both"/>
        <w:rPr>
          <w:color w:val="000000"/>
          <w:sz w:val="22"/>
          <w:szCs w:val="22"/>
        </w:rPr>
      </w:pPr>
      <w:r w:rsidDel="00000000" w:rsidR="00000000" w:rsidRPr="00000000">
        <w:rPr>
          <w:rtl w:val="0"/>
        </w:rPr>
        <w:t xml:space="preserve">Parents will often choose online tuition because of the convenience, the lack of local tutors, or because they’re living abroad;</w:t>
      </w:r>
    </w:p>
    <w:p w:rsidR="00000000" w:rsidDel="00000000" w:rsidP="00000000" w:rsidRDefault="00000000" w:rsidRPr="00000000" w14:paraId="000002E6">
      <w:pPr>
        <w:numPr>
          <w:ilvl w:val="0"/>
          <w:numId w:val="7"/>
        </w:numPr>
        <w:pBdr>
          <w:top w:color="auto" w:space="0" w:sz="0" w:val="none"/>
          <w:bottom w:color="auto" w:space="3" w:sz="0" w:val="none"/>
          <w:right w:color="auto" w:space="0" w:sz="0" w:val="none"/>
        </w:pBdr>
        <w:spacing w:line="276" w:lineRule="auto"/>
        <w:ind w:left="720" w:hanging="360"/>
        <w:contextualSpacing w:val="1"/>
        <w:jc w:val="both"/>
        <w:rPr>
          <w:color w:val="000000"/>
          <w:sz w:val="22"/>
          <w:szCs w:val="22"/>
        </w:rPr>
      </w:pPr>
      <w:r w:rsidDel="00000000" w:rsidR="00000000" w:rsidRPr="00000000">
        <w:rPr>
          <w:rtl w:val="0"/>
        </w:rPr>
        <w:t xml:space="preserve">Online tutors report a number of advantages, such as flexibility in lesson scheduling and no travel costs;</w:t>
      </w:r>
    </w:p>
    <w:p w:rsidR="00000000" w:rsidDel="00000000" w:rsidP="00000000" w:rsidRDefault="00000000" w:rsidRPr="00000000" w14:paraId="000002E7">
      <w:pPr>
        <w:numPr>
          <w:ilvl w:val="0"/>
          <w:numId w:val="7"/>
        </w:numPr>
        <w:pBdr>
          <w:top w:color="auto" w:space="0" w:sz="0" w:val="none"/>
          <w:bottom w:color="auto" w:space="3" w:sz="0" w:val="none"/>
          <w:right w:color="auto" w:space="0" w:sz="0" w:val="none"/>
        </w:pBdr>
        <w:spacing w:line="276" w:lineRule="auto"/>
        <w:ind w:left="720" w:hanging="360"/>
        <w:contextualSpacing w:val="1"/>
        <w:jc w:val="both"/>
        <w:rPr>
          <w:color w:val="000000"/>
          <w:sz w:val="22"/>
          <w:szCs w:val="22"/>
        </w:rPr>
      </w:pPr>
      <w:r w:rsidDel="00000000" w:rsidR="00000000" w:rsidRPr="00000000">
        <w:rPr>
          <w:rtl w:val="0"/>
        </w:rPr>
        <w:t xml:space="preserve">Some online tutors believe that students can learn better online compared to face-to-face;</w:t>
      </w:r>
    </w:p>
    <w:p w:rsidR="00000000" w:rsidDel="00000000" w:rsidP="00000000" w:rsidRDefault="00000000" w:rsidRPr="00000000" w14:paraId="000002E8">
      <w:pPr>
        <w:numPr>
          <w:ilvl w:val="0"/>
          <w:numId w:val="7"/>
        </w:numPr>
        <w:pBdr>
          <w:top w:color="auto" w:space="0" w:sz="0" w:val="none"/>
          <w:bottom w:color="auto" w:space="3" w:sz="0" w:val="none"/>
          <w:right w:color="auto" w:space="0" w:sz="0" w:val="none"/>
        </w:pBdr>
        <w:spacing w:line="276" w:lineRule="auto"/>
        <w:ind w:left="720" w:hanging="360"/>
        <w:contextualSpacing w:val="1"/>
        <w:jc w:val="both"/>
        <w:rPr>
          <w:color w:val="000000"/>
          <w:sz w:val="22"/>
          <w:szCs w:val="22"/>
        </w:rPr>
      </w:pPr>
      <w:r w:rsidDel="00000000" w:rsidR="00000000" w:rsidRPr="00000000">
        <w:rPr>
          <w:rtl w:val="0"/>
        </w:rPr>
        <w:t xml:space="preserve">Online tuition is most popular for secondary school subjects or for adult learning.</w:t>
      </w:r>
    </w:p>
    <w:p w:rsidR="00000000" w:rsidDel="00000000" w:rsidP="00000000" w:rsidRDefault="00000000" w:rsidRPr="00000000" w14:paraId="000002E9">
      <w:pPr>
        <w:pBdr>
          <w:top w:color="auto" w:space="0" w:sz="0" w:val="none"/>
          <w:bottom w:color="auto" w:space="3" w:sz="0" w:val="none"/>
          <w:right w:color="auto" w:space="0" w:sz="0" w:val="none"/>
        </w:pBdr>
        <w:spacing w:line="276" w:lineRule="auto"/>
        <w:contextualSpacing w:val="0"/>
        <w:jc w:val="both"/>
        <w:rPr/>
      </w:pPr>
      <w:r w:rsidDel="00000000" w:rsidR="00000000" w:rsidRPr="00000000">
        <w:rPr>
          <w:rtl w:val="0"/>
        </w:rPr>
      </w:r>
    </w:p>
    <w:p w:rsidR="00000000" w:rsidDel="00000000" w:rsidP="00000000" w:rsidRDefault="00000000" w:rsidRPr="00000000" w14:paraId="000002EA">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sz w:val="21"/>
          <w:szCs w:val="21"/>
        </w:rPr>
      </w:pPr>
      <w:r w:rsidDel="00000000" w:rsidR="00000000" w:rsidRPr="00000000">
        <w:rPr>
          <w:rtl w:val="0"/>
        </w:rPr>
      </w:r>
    </w:p>
    <w:p w:rsidR="00000000" w:rsidDel="00000000" w:rsidP="00000000" w:rsidRDefault="00000000" w:rsidRPr="00000000" w14:paraId="000002EB">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b w:val="1"/>
          <w:rtl w:val="0"/>
        </w:rPr>
        <w:t xml:space="preserve">Independent tutors</w:t>
      </w:r>
      <w:r w:rsidDel="00000000" w:rsidR="00000000" w:rsidRPr="00000000">
        <w:rPr>
          <w:rtl w:val="0"/>
        </w:rPr>
        <w:t xml:space="preserve"> advertise in the </w:t>
      </w:r>
      <w:hyperlink r:id="rId30">
        <w:r w:rsidDel="00000000" w:rsidR="00000000" w:rsidRPr="00000000">
          <w:rPr>
            <w:rtl w:val="0"/>
          </w:rPr>
          <w:t xml:space="preserve">Tutor Pages directory</w:t>
        </w:r>
      </w:hyperlink>
      <w:r w:rsidDel="00000000" w:rsidR="00000000" w:rsidRPr="00000000">
        <w:rPr>
          <w:rtl w:val="0"/>
        </w:rPr>
        <w:t xml:space="preserve">, meaning that you can contact them free of charge. Using the company’s service meaning you’ll avoid the extra cost of agency commission or ‘finder’s fees’. Tutors have placed adverts the webiste site. So as well as it is free of charge, you don't even need to login: just use the each bar above. Unlike a tuition agency, The Tutor Pages does not get involved in payments. Each tutor displays their own rates, and will explain their terms of business when you contact them.</w:t>
      </w:r>
    </w:p>
    <w:p w:rsidR="00000000" w:rsidDel="00000000" w:rsidP="00000000" w:rsidRDefault="00000000" w:rsidRPr="00000000" w14:paraId="000002EC">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r>
    </w:p>
    <w:p w:rsidR="00000000" w:rsidDel="00000000" w:rsidP="00000000" w:rsidRDefault="00000000" w:rsidRPr="00000000" w14:paraId="000002ED">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Private tutors’ fees can vary considerably, so these are the following factors which can influence fees:</w:t>
      </w:r>
    </w:p>
    <w:p w:rsidR="00000000" w:rsidDel="00000000" w:rsidP="00000000" w:rsidRDefault="00000000" w:rsidRPr="00000000" w14:paraId="000002EE">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r>
    </w:p>
    <w:p w:rsidR="00000000" w:rsidDel="00000000" w:rsidP="00000000" w:rsidRDefault="00000000" w:rsidRPr="00000000" w14:paraId="000002EF">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 Experience</w:t>
      </w:r>
    </w:p>
    <w:p w:rsidR="00000000" w:rsidDel="00000000" w:rsidP="00000000" w:rsidRDefault="00000000" w:rsidRPr="00000000" w14:paraId="000002F0">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 Qualifications</w:t>
      </w:r>
    </w:p>
    <w:p w:rsidR="00000000" w:rsidDel="00000000" w:rsidP="00000000" w:rsidRDefault="00000000" w:rsidRPr="00000000" w14:paraId="000002F1">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 Track record</w:t>
      </w:r>
    </w:p>
    <w:p w:rsidR="00000000" w:rsidDel="00000000" w:rsidP="00000000" w:rsidRDefault="00000000" w:rsidRPr="00000000" w14:paraId="000002F2">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 Travel costs and travel time</w:t>
      </w:r>
    </w:p>
    <w:p w:rsidR="00000000" w:rsidDel="00000000" w:rsidP="00000000" w:rsidRDefault="00000000" w:rsidRPr="00000000" w14:paraId="000002F3">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 Online tuition vs face-to-face tuition</w:t>
      </w:r>
    </w:p>
    <w:p w:rsidR="00000000" w:rsidDel="00000000" w:rsidP="00000000" w:rsidRDefault="00000000" w:rsidRPr="00000000" w14:paraId="000002F4">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 Preparation required</w:t>
      </w:r>
    </w:p>
    <w:p w:rsidR="00000000" w:rsidDel="00000000" w:rsidP="00000000" w:rsidRDefault="00000000" w:rsidRPr="00000000" w14:paraId="000002F5">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 Cost of materials</w:t>
      </w:r>
    </w:p>
    <w:p w:rsidR="00000000" w:rsidDel="00000000" w:rsidP="00000000" w:rsidRDefault="00000000" w:rsidRPr="00000000" w14:paraId="000002F6">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 Subject level</w:t>
      </w:r>
    </w:p>
    <w:p w:rsidR="00000000" w:rsidDel="00000000" w:rsidP="00000000" w:rsidRDefault="00000000" w:rsidRPr="00000000" w14:paraId="000002F7">
      <w:pPr>
        <w:pBdr>
          <w:top w:color="auto" w:space="0" w:sz="0" w:val="none"/>
          <w:left w:color="auto" w:space="0" w:sz="0" w:val="none"/>
          <w:bottom w:color="auto" w:space="11" w:sz="0" w:val="none"/>
          <w:right w:color="auto" w:space="0" w:sz="0" w:val="none"/>
        </w:pBdr>
        <w:shd w:fill="ffffff" w:val="clear"/>
        <w:spacing w:line="276" w:lineRule="auto"/>
        <w:contextualSpacing w:val="0"/>
        <w:jc w:val="both"/>
        <w:rPr/>
      </w:pPr>
      <w:r w:rsidDel="00000000" w:rsidR="00000000" w:rsidRPr="00000000">
        <w:rPr>
          <w:rtl w:val="0"/>
        </w:rPr>
        <w:t xml:space="preserve">• Initial assessment</w:t>
      </w:r>
    </w:p>
    <w:p w:rsidR="00000000" w:rsidDel="00000000" w:rsidP="00000000" w:rsidRDefault="00000000" w:rsidRPr="00000000" w14:paraId="000002F8">
      <w:pPr>
        <w:pBdr>
          <w:top w:color="auto" w:space="0" w:sz="0" w:val="none"/>
          <w:left w:color="auto" w:space="0" w:sz="0" w:val="none"/>
          <w:bottom w:color="auto" w:space="11" w:sz="0" w:val="none"/>
          <w:right w:color="auto" w:space="0" w:sz="0" w:val="none"/>
        </w:pBdr>
        <w:shd w:fill="ffffff" w:val="clear"/>
        <w:spacing w:line="276" w:lineRule="auto"/>
        <w:contextualSpacing w:val="0"/>
        <w:rPr/>
      </w:pPr>
      <w:r w:rsidDel="00000000" w:rsidR="00000000" w:rsidRPr="00000000">
        <w:rPr>
          <w:rtl w:val="0"/>
        </w:rPr>
        <w:t xml:space="preserve">• Discounts offered for block bookings</w:t>
      </w:r>
    </w:p>
    <w:p w:rsidR="00000000" w:rsidDel="00000000" w:rsidP="00000000" w:rsidRDefault="00000000" w:rsidRPr="00000000" w14:paraId="000002F9">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A">
      <w:pPr>
        <w:spacing w:line="276" w:lineRule="auto"/>
        <w:contextualSpacing w:val="0"/>
        <w:jc w:val="center"/>
        <w:rPr>
          <w:b w:val="1"/>
        </w:rPr>
      </w:pPr>
      <w:r w:rsidDel="00000000" w:rsidR="00000000" w:rsidRPr="00000000">
        <w:rPr>
          <w:b w:val="1"/>
          <w:rtl w:val="0"/>
        </w:rPr>
        <w:t xml:space="preserve">Comparison and Safeguarding - (Fahim Ahmed)</w:t>
      </w:r>
      <w:r w:rsidDel="00000000" w:rsidR="00000000" w:rsidRPr="00000000">
        <w:rPr>
          <w:rtl w:val="0"/>
        </w:rPr>
      </w:r>
    </w:p>
    <w:p w:rsidR="00000000" w:rsidDel="00000000" w:rsidP="00000000" w:rsidRDefault="00000000" w:rsidRPr="00000000" w14:paraId="000002FB">
      <w:pPr>
        <w:contextualSpacing w:val="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C">
      <w:pPr>
        <w:contextualSpacing w:val="0"/>
        <w:rPr>
          <w:b w:val="1"/>
        </w:rPr>
      </w:pPr>
      <w:r w:rsidDel="00000000" w:rsidR="00000000" w:rsidRPr="00000000">
        <w:rPr>
          <w:rtl w:val="0"/>
        </w:rPr>
      </w:r>
    </w:p>
    <w:p w:rsidR="00000000" w:rsidDel="00000000" w:rsidP="00000000" w:rsidRDefault="00000000" w:rsidRPr="00000000" w14:paraId="000002FD">
      <w:pPr>
        <w:spacing w:before="240" w:line="261" w:lineRule="auto"/>
        <w:contextualSpacing w:val="0"/>
        <w:jc w:val="both"/>
        <w:rPr/>
      </w:pPr>
      <w:r w:rsidDel="00000000" w:rsidR="00000000" w:rsidRPr="00000000">
        <w:rPr>
          <w:rtl w:val="0"/>
        </w:rPr>
        <w:t xml:space="preserve">I will be speaking about my tutor website…</w:t>
        <w:br w:type="textWrapping"/>
        <w:t xml:space="preserve">What they use in their websites to get there customers (students etc)</w:t>
        <w:br w:type="textWrapping"/>
        <w:t xml:space="preserve">How they present this for e.g. (advertisement)</w:t>
        <w:br w:type="textWrapping"/>
        <w:t xml:space="preserve">Why students would use this service?</w:t>
        <w:br w:type="textWrapping"/>
        <w:t xml:space="preserve">Safeguarding mainly</w:t>
        <w:br w:type="textWrapping"/>
        <w:t xml:space="preserve">prices</w:t>
        <w:br w:type="textWrapping"/>
        <w:br w:type="textWrapping"/>
        <w:t xml:space="preserve">https://www.mytutor.co.uk/how-it-works.html</w:t>
        <w:br w:type="textWrapping"/>
        <w:t xml:space="preserve">Mytutor website - there main heading is,  Find your ideal tutor for one to one online lessons. </w:t>
        <w:br w:type="textWrapping"/>
        <w:t xml:space="preserve">Some of My Tutors features - </w:t>
        <w:br w:type="textWrapping"/>
        <w:br w:type="textWrapping"/>
        <w:t xml:space="preserve">Face to face video</w:t>
        <w:br w:type="textWrapping"/>
        <w:t xml:space="preserve">(where students chat to their tutor by live video, helping to build that important one- to one rapport)</w:t>
        <w:br w:type="textWrapping"/>
        <w:br w:type="textWrapping"/>
        <w:t xml:space="preserve">Also have a document upload </w:t>
        <w:br w:type="textWrapping"/>
        <w:t xml:space="preserve">(resources placed here, past papers and pictures of diagrams etc)</w:t>
        <w:br w:type="textWrapping"/>
        <w:br w:type="textWrapping"/>
        <w:t xml:space="preserve">Collaborative tools</w:t>
        <w:br w:type="textWrapping"/>
        <w:t xml:space="preserve">(an online interactive whiteboard can be used by both tutor and tutee)</w:t>
        <w:br w:type="textWrapping"/>
        <w:br w:type="textWrapping"/>
        <w:br w:type="textWrapping"/>
        <w:t xml:space="preserve">There costs vary depending on which of their service you use -  for e.g.</w:t>
        <w:br w:type="textWrapping"/>
        <w:br w:type="textWrapping"/>
        <w:t xml:space="preserve">Take one-to-one tutorials from £18/hr</w:t>
        <w:br w:type="textWrapping"/>
        <w:br w:type="textWrapping"/>
        <w:t xml:space="preserve">Once you've found the right tutor, you can book sessions affordably and pay as you go. Payments are made easily and securely on the site. By learning online, you cut out travel costs and make savings of up to 40%.</w:t>
        <w:br w:type="textWrapping"/>
        <w:br w:type="textWrapping"/>
        <w:t xml:space="preserve">This website is really focused on the aspect on the safety of the students. These are some of the policies which they follow that are stated on their website.</w:t>
        <w:br w:type="textWrapping"/>
        <w:br w:type="textWrapping"/>
        <w:br w:type="textWrapping"/>
        <w:t xml:space="preserve">There tutors have to be verified, therefore they take the procedure of their students safety and concerns as priority. The communication which takes place online they will keep private and won't share the information around due to rules and regulations. And data protection acts. In addition to this all the sessions are recorded and also can be played back yourself after a month. This can be beneficial for both the tutor and tutee. </w:t>
        <w:br w:type="textWrapping"/>
        <w:br w:type="textWrapping"/>
        <w:br w:type="textWrapping"/>
        <w:t xml:space="preserve">This above is what they believe.</w:t>
        <w:br w:type="textWrapping"/>
        <w:br w:type="textWrapping"/>
        <w:br w:type="textWrapping"/>
        <w:br w:type="textWrapping"/>
        <w:br w:type="textWrapping"/>
        <w:br w:type="textWrapping"/>
        <w:t xml:space="preserve">This is just how to get started in there website, if you want to join whether you're not sure if this is the correct or best tutor site. Well some tutors give a free trial first time you meet however some tutors may charge. As you can see the price range above it differs. It starts from as young as 11+ for gcses. I believe you can be as old as you want to use this service. No age restrictions. </w:t>
        <w:br w:type="textWrapping"/>
        <w:br w:type="textWrapping"/>
        <w:t xml:space="preserve">Therefore Using for this service what does it get you?</w:t>
        <w:br w:type="textWrapping"/>
        <w:br w:type="textWrapping"/>
        <w:t xml:space="preserve">Well you get one - one tuition</w:t>
        <w:br w:type="textWrapping"/>
        <w:t xml:space="preserve">(if you have time read this, http://www.telegraph.co.uk/education/2017/10/10/private-tutoring-time-invested/</w:t>
        <w:br w:type="textWrapping"/>
        <w:t xml:space="preserve">Explains what parents want in a tutor, e.g. the build up of rapport between tutor and child)</w:t>
        <w:br w:type="textWrapping"/>
        <w:t xml:space="preserve">This article also explains certain aspects which if you take away change the meaning of tutoring. For e.g.</w:t>
        <w:br w:type="textWrapping"/>
        <w:br w:type="textWrapping"/>
        <w:t xml:space="preserve">Sharing a tutor between friends reduces the cost but also removes one of the main advantages of tutoring, namely one-to-one attention. The exception is foreign languages, where groups could help in conversation practice, provided pupils are at a similar level.</w:t>
        <w:br w:type="textWrapping"/>
        <w:br w:type="textWrapping"/>
        <w:br w:type="textWrapping"/>
        <w:t xml:space="preserve">You also get your recorded sessions</w:t>
        <w:br w:type="textWrapping"/>
        <w:t xml:space="preserve">Therefore you can play this back at later stages, go through certain topics or the video more than once.</w:t>
        <w:br w:type="textWrapping"/>
        <w:br w:type="textWrapping"/>
        <w:t xml:space="preserve">Interactive learning environment </w:t>
        <w:br w:type="textWrapping"/>
        <w:t xml:space="preserve">This is like a online tools environment. Interactive learning takes place such as, having quizzes or diagrams. Online board etc. This is getting much popular lately and a lot more students are using this than before.</w:t>
        <w:br w:type="textWrapping"/>
        <w:br w:type="textWrapping"/>
        <w:t xml:space="preserve">You also get written feedback</w:t>
        <w:br w:type="textWrapping"/>
        <w:t xml:space="preserve">This is where students can get feedback of how they are progressing or what their good and bad flaws are. How can they improve? What can they improve on? When the tutors can give them feedback on how well they are progressing and also the students can ask questions.</w:t>
        <w:br w:type="textWrapping"/>
        <w:br w:type="textWrapping"/>
        <w:t xml:space="preserve">HOWEVER I BELIEVE WHAT WOULD BE DIFFERENT WOULD BE IF ALSO THE STUDENT CAN GIVE FEEDBACK ON THE TUTOR. NOT LIKE A REVIEW HOWEVER A FEEDBACK WHERE THE TUTOR CAN TAKE ON BOARD WHAT THEY CAN IMPROVE ON.</w:t>
        <w:br w:type="textWrapping"/>
        <w:br w:type="textWrapping"/>
        <w:t xml:space="preserve">Safeguarding </w:t>
        <w:br w:type="textWrapping"/>
        <w:t xml:space="preserve">1.1  MyTutor (MTW) is committed to ensuring the highest possible standard of safeguarding. The personal safety and wellbeing of each student and tutor using MTW is paramount.</w:t>
        <w:br w:type="textWrapping"/>
        <w:t xml:space="preserve">1.2  Our site was developed with the aim of ensuring that tutorials take place in a safe environment. This is reflected in a number of key built-in features and defined a set of policies and procedures for the students, parents/responsible adults and tutors who use this service</w:t>
        <w:br w:type="textWrapping"/>
        <w:br w:type="textWrapping"/>
        <w:t xml:space="preserve">This shows that mytutor want their students to get the best learning experience in the best way and in a safe environment in safe hands. For this they have set rules and regulations to keep their students safe.</w:t>
        <w:br w:type="textWrapping"/>
        <w:br w:type="textWrapping"/>
        <w:t xml:space="preserve">2.Legislative Framework/Related Policies</w:t>
        <w:br w:type="textWrapping"/>
        <w:t xml:space="preserve">2.1  These policies and procedures aim to ensure that all persons using the MTW services can do so safely within child safeguarding standards and UK law.</w:t>
        <w:br w:type="textWrapping"/>
        <w:t xml:space="preserve">These policies should be read in conjunction with the MTW Terms and Conditions and the procedures.</w:t>
        <w:br w:type="textWrapping"/>
        <w:t xml:space="preserve">They have to follow the child safeguarding standards and the uk law.</w:t>
        <w:br w:type="textWrapping"/>
        <w:t xml:space="preserve">http://ec.europa.eu/justice/fundamental-rights/files/rights_child/standards_child_protection_kcsc_en.pdf</w:t>
        <w:br w:type="textWrapping"/>
        <w:t xml:space="preserve">This site above explains some of the standards which should be implemented when safeguarding a child. Explains the risks, what to do etc.</w:t>
        <w:br w:type="textWrapping"/>
        <w:br w:type="textWrapping"/>
        <w:t xml:space="preserve">3. Aims</w:t>
        <w:br w:type="textWrapping"/>
        <w:t xml:space="preserve">3.1  The aim of this policy is to safeguard all students and other persons using MTW system whilst they are within a tutorial session.</w:t>
        <w:br w:type="textWrapping"/>
        <w:t xml:space="preserve">3.2  This policy document contains the responsibilities of all persons using MTW, including tutors, students, parents (responsible adults) and teachers.</w:t>
        <w:br w:type="textWrapping"/>
        <w:t xml:space="preserve">3.3  It is important that all persons using or working on behalf of MTW are aware of this policy and have familiarised themselves with the detailed safeguarding procedures.</w:t>
        <w:br w:type="textWrapping"/>
        <w:t xml:space="preserve">3.4  This policy should be read and understood before engaging in any activity arranged through MTW and the responsibilities and procedures therein adhered to. Contravention of the policy document could lead to suspension and/or barring from the services.</w:t>
        <w:br w:type="textWrapping"/>
        <w:t xml:space="preserve">They take their safeguarding seriously and as they said contravention to follow these procedures can lead to suspension or barring from the services….</w:t>
        <w:br w:type="textWrapping"/>
        <w:t xml:space="preserve">Therefore everyone working here need to know the policies and follow it to become familiar with this.</w:t>
        <w:br w:type="textWrapping"/>
      </w:r>
      <w:r w:rsidDel="00000000" w:rsidR="00000000" w:rsidRPr="00000000">
        <w:rPr>
          <w:rtl w:val="0"/>
        </w:rPr>
      </w:r>
    </w:p>
    <w:p w:rsidR="00000000" w:rsidDel="00000000" w:rsidP="00000000" w:rsidRDefault="00000000" w:rsidRPr="00000000" w14:paraId="000002FE">
      <w:pPr>
        <w:spacing w:before="240" w:line="261" w:lineRule="auto"/>
        <w:contextualSpacing w:val="0"/>
        <w:rPr/>
      </w:pPr>
      <w:r w:rsidDel="00000000" w:rsidR="00000000" w:rsidRPr="00000000">
        <w:rPr>
          <w:rtl w:val="0"/>
        </w:rPr>
      </w:r>
    </w:p>
    <w:p w:rsidR="00000000" w:rsidDel="00000000" w:rsidP="00000000" w:rsidRDefault="00000000" w:rsidRPr="00000000" w14:paraId="000002FF">
      <w:pPr>
        <w:spacing w:before="240" w:line="261"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00">
      <w:pPr>
        <w:spacing w:before="240" w:line="261" w:lineRule="auto"/>
        <w:contextualSpacing w:val="0"/>
        <w:rPr/>
      </w:pPr>
      <w:r w:rsidDel="00000000" w:rsidR="00000000" w:rsidRPr="00000000">
        <w:rPr>
          <w:rtl w:val="0"/>
        </w:rPr>
      </w:r>
    </w:p>
    <w:p w:rsidR="00000000" w:rsidDel="00000000" w:rsidP="00000000" w:rsidRDefault="00000000" w:rsidRPr="00000000" w14:paraId="0000030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2">
      <w:pPr>
        <w:contextualSpacing w:val="0"/>
        <w:jc w:val="center"/>
        <w:rPr>
          <w:b w:val="1"/>
          <w:sz w:val="20"/>
          <w:szCs w:val="20"/>
        </w:rPr>
      </w:pPr>
      <w:r w:rsidDel="00000000" w:rsidR="00000000" w:rsidRPr="00000000">
        <w:rPr>
          <w:rtl w:val="0"/>
        </w:rPr>
      </w:r>
    </w:p>
    <w:p w:rsidR="00000000" w:rsidDel="00000000" w:rsidP="00000000" w:rsidRDefault="00000000" w:rsidRPr="00000000" w14:paraId="00000303">
      <w:pPr>
        <w:contextualSpacing w:val="0"/>
        <w:jc w:val="center"/>
        <w:rPr>
          <w:b w:val="1"/>
          <w:sz w:val="20"/>
          <w:szCs w:val="20"/>
        </w:rPr>
      </w:pPr>
      <w:r w:rsidDel="00000000" w:rsidR="00000000" w:rsidRPr="00000000">
        <w:rPr>
          <w:b w:val="1"/>
          <w:sz w:val="20"/>
          <w:szCs w:val="20"/>
          <w:rtl w:val="0"/>
        </w:rPr>
        <w:t xml:space="preserve">WEEK 5: CONCEPTUAL PROTOTYPE</w:t>
      </w:r>
    </w:p>
    <w:p w:rsidR="00000000" w:rsidDel="00000000" w:rsidP="00000000" w:rsidRDefault="00000000" w:rsidRPr="00000000" w14:paraId="00000304">
      <w:pPr>
        <w:contextualSpacing w:val="0"/>
        <w:jc w:val="center"/>
        <w:rPr>
          <w:sz w:val="20"/>
          <w:szCs w:val="20"/>
        </w:rPr>
      </w:pPr>
      <w:r w:rsidDel="00000000" w:rsidR="00000000" w:rsidRPr="00000000">
        <w:rPr>
          <w:rtl w:val="0"/>
        </w:rPr>
      </w:r>
    </w:p>
    <w:p w:rsidR="00000000" w:rsidDel="00000000" w:rsidP="00000000" w:rsidRDefault="00000000" w:rsidRPr="00000000" w14:paraId="00000305">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6">
      <w:pPr>
        <w:contextualSpacing w:val="0"/>
        <w:rPr>
          <w:b w:val="1"/>
        </w:rPr>
      </w:pPr>
      <w:r w:rsidDel="00000000" w:rsidR="00000000" w:rsidRPr="00000000">
        <w:rPr>
          <w:rtl w:val="0"/>
        </w:rPr>
      </w:r>
    </w:p>
    <w:p w:rsidR="00000000" w:rsidDel="00000000" w:rsidP="00000000" w:rsidRDefault="00000000" w:rsidRPr="00000000" w14:paraId="00000307">
      <w:pPr>
        <w:contextualSpacing w:val="0"/>
        <w:rPr/>
      </w:pPr>
      <w:r w:rsidDel="00000000" w:rsidR="00000000" w:rsidRPr="00000000">
        <w:rPr>
          <w:rtl w:val="0"/>
        </w:rPr>
      </w:r>
    </w:p>
    <w:tbl>
      <w:tblPr>
        <w:tblStyle w:val="Table10"/>
        <w:tblW w:w="978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4646"/>
        <w:gridCol w:w="2126"/>
        <w:tblGridChange w:id="0">
          <w:tblGrid>
            <w:gridCol w:w="3009"/>
            <w:gridCol w:w="4646"/>
            <w:gridCol w:w="2126"/>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308">
            <w:pPr>
              <w:widowControl w:val="0"/>
              <w:spacing w:line="240" w:lineRule="auto"/>
              <w:contextualSpacing w:val="0"/>
              <w:rPr>
                <w:b w:val="1"/>
                <w:sz w:val="20"/>
                <w:szCs w:val="20"/>
              </w:rPr>
            </w:pPr>
            <w:r w:rsidDel="00000000" w:rsidR="00000000" w:rsidRPr="00000000">
              <w:rPr>
                <w:b w:val="1"/>
                <w:sz w:val="20"/>
                <w:szCs w:val="20"/>
                <w:rtl w:val="0"/>
              </w:rPr>
              <w:t xml:space="preserve">Task:</w:t>
            </w:r>
          </w:p>
        </w:tc>
        <w:tc>
          <w:tcPr>
            <w:shd w:fill="d9d9d9" w:val="clear"/>
            <w:tcMar>
              <w:top w:w="100.0" w:type="dxa"/>
              <w:left w:w="100.0" w:type="dxa"/>
              <w:bottom w:w="100.0" w:type="dxa"/>
              <w:right w:w="100.0" w:type="dxa"/>
            </w:tcMar>
          </w:tcPr>
          <w:p w:rsidR="00000000" w:rsidDel="00000000" w:rsidP="00000000" w:rsidRDefault="00000000" w:rsidRPr="00000000" w14:paraId="00000309">
            <w:pPr>
              <w:widowControl w:val="0"/>
              <w:spacing w:line="240" w:lineRule="auto"/>
              <w:contextualSpacing w:val="0"/>
              <w:rPr>
                <w:b w:val="1"/>
                <w:sz w:val="20"/>
                <w:szCs w:val="20"/>
              </w:rPr>
            </w:pPr>
            <w:r w:rsidDel="00000000" w:rsidR="00000000" w:rsidRPr="00000000">
              <w:rPr>
                <w:b w:val="1"/>
                <w:sz w:val="20"/>
                <w:szCs w:val="20"/>
                <w:rtl w:val="0"/>
              </w:rPr>
              <w:t xml:space="preserve">Requirements:</w:t>
            </w:r>
          </w:p>
        </w:tc>
        <w:tc>
          <w:tcPr>
            <w:shd w:fill="d9d9d9" w:val="clear"/>
            <w:tcMar>
              <w:top w:w="100.0" w:type="dxa"/>
              <w:left w:w="100.0" w:type="dxa"/>
              <w:bottom w:w="100.0" w:type="dxa"/>
              <w:right w:w="100.0" w:type="dxa"/>
            </w:tcMar>
          </w:tcPr>
          <w:p w:rsidR="00000000" w:rsidDel="00000000" w:rsidP="00000000" w:rsidRDefault="00000000" w:rsidRPr="00000000" w14:paraId="0000030A">
            <w:pPr>
              <w:widowControl w:val="0"/>
              <w:spacing w:line="240" w:lineRule="auto"/>
              <w:contextualSpacing w:val="0"/>
              <w:rPr>
                <w:b w:val="1"/>
                <w:sz w:val="20"/>
                <w:szCs w:val="20"/>
              </w:rPr>
            </w:pPr>
            <w:r w:rsidDel="00000000" w:rsidR="00000000" w:rsidRPr="00000000">
              <w:rPr>
                <w:b w:val="1"/>
                <w:sz w:val="20"/>
                <w:szCs w:val="20"/>
                <w:rtl w:val="0"/>
              </w:rPr>
              <w:t xml:space="preserve">Date due</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0B">
            <w:pPr>
              <w:numPr>
                <w:ilvl w:val="0"/>
                <w:numId w:val="16"/>
              </w:numPr>
              <w:ind w:left="435" w:hanging="360"/>
              <w:contextualSpacing w:val="1"/>
              <w:rPr>
                <w:u w:val="none"/>
              </w:rPr>
            </w:pPr>
            <w:r w:rsidDel="00000000" w:rsidR="00000000" w:rsidRPr="00000000">
              <w:rPr>
                <w:rtl w:val="0"/>
              </w:rPr>
              <w:t xml:space="preserve">Map out timescales</w:t>
            </w:r>
          </w:p>
        </w:tc>
        <w:tc>
          <w:tcPr>
            <w:shd w:fill="auto" w:val="clear"/>
            <w:tcMar>
              <w:top w:w="100.0" w:type="dxa"/>
              <w:left w:w="100.0" w:type="dxa"/>
              <w:bottom w:w="100.0" w:type="dxa"/>
              <w:right w:w="100.0" w:type="dxa"/>
            </w:tcMar>
          </w:tcPr>
          <w:p w:rsidR="00000000" w:rsidDel="00000000" w:rsidP="00000000" w:rsidRDefault="00000000" w:rsidRPr="00000000" w14:paraId="0000030C">
            <w:pPr>
              <w:spacing w:line="276" w:lineRule="auto"/>
              <w:contextualSpacing w:val="0"/>
              <w:rPr/>
            </w:pPr>
            <w:r w:rsidDel="00000000" w:rsidR="00000000" w:rsidRPr="00000000">
              <w:rPr>
                <w:rtl w:val="0"/>
              </w:rPr>
              <w:t xml:space="preserve">Map out your project as best you can to meet the objectives within the timescales that you are working within.</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line="240" w:lineRule="auto"/>
              <w:contextualSpacing w:val="0"/>
              <w:rPr/>
            </w:pPr>
            <w:r w:rsidDel="00000000" w:rsidR="00000000" w:rsidRPr="00000000">
              <w:rPr>
                <w:rtl w:val="0"/>
              </w:rPr>
              <w:t xml:space="preserve">13 November 2017</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0E">
            <w:pPr>
              <w:ind w:left="435" w:hanging="450"/>
              <w:contextualSpacing w:val="0"/>
              <w:rPr/>
            </w:pPr>
            <w:r w:rsidDel="00000000" w:rsidR="00000000" w:rsidRPr="00000000">
              <w:rPr>
                <w:rtl w:val="0"/>
              </w:rPr>
              <w:t xml:space="preserve">2. Major tasks and sub-tasks</w:t>
            </w:r>
          </w:p>
        </w:tc>
        <w:tc>
          <w:tcPr>
            <w:shd w:fill="auto" w:val="clear"/>
            <w:tcMar>
              <w:top w:w="100.0" w:type="dxa"/>
              <w:left w:w="100.0" w:type="dxa"/>
              <w:bottom w:w="100.0" w:type="dxa"/>
              <w:right w:w="100.0" w:type="dxa"/>
            </w:tcMar>
          </w:tcPr>
          <w:p w:rsidR="00000000" w:rsidDel="00000000" w:rsidP="00000000" w:rsidRDefault="00000000" w:rsidRPr="00000000" w14:paraId="0000030F">
            <w:pPr>
              <w:spacing w:line="276" w:lineRule="auto"/>
              <w:contextualSpacing w:val="0"/>
              <w:rPr/>
            </w:pPr>
            <w:r w:rsidDel="00000000" w:rsidR="00000000" w:rsidRPr="00000000">
              <w:rPr>
                <w:rtl w:val="0"/>
              </w:rPr>
              <w:t xml:space="preserve">Identify major tasks and sub-tasks that will contribute to achieving the tasks.</w:t>
            </w:r>
          </w:p>
        </w:tc>
        <w:tc>
          <w:tcPr>
            <w:shd w:fill="auto" w:val="clear"/>
            <w:tcMar>
              <w:top w:w="100.0" w:type="dxa"/>
              <w:left w:w="100.0" w:type="dxa"/>
              <w:bottom w:w="100.0" w:type="dxa"/>
              <w:right w:w="100.0" w:type="dxa"/>
            </w:tcMar>
          </w:tcPr>
          <w:p w:rsidR="00000000" w:rsidDel="00000000" w:rsidP="00000000" w:rsidRDefault="00000000" w:rsidRPr="00000000" w14:paraId="00000310">
            <w:pPr>
              <w:widowControl w:val="0"/>
              <w:contextualSpacing w:val="0"/>
              <w:rPr/>
            </w:pPr>
            <w:r w:rsidDel="00000000" w:rsidR="00000000" w:rsidRPr="00000000">
              <w:rPr>
                <w:rtl w:val="0"/>
              </w:rPr>
              <w:t xml:space="preserve">13 November 2017</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11">
            <w:pPr>
              <w:ind w:left="435" w:hanging="360"/>
              <w:contextualSpacing w:val="0"/>
              <w:rPr/>
            </w:pPr>
            <w:r w:rsidDel="00000000" w:rsidR="00000000" w:rsidRPr="00000000">
              <w:rPr>
                <w:rtl w:val="0"/>
              </w:rPr>
              <w:t xml:space="preserve">3. Allocate</w:t>
            </w:r>
          </w:p>
        </w:tc>
        <w:tc>
          <w:tcPr>
            <w:shd w:fill="auto" w:val="clear"/>
            <w:tcMar>
              <w:top w:w="100.0" w:type="dxa"/>
              <w:left w:w="100.0" w:type="dxa"/>
              <w:bottom w:w="100.0" w:type="dxa"/>
              <w:right w:w="100.0" w:type="dxa"/>
            </w:tcMar>
          </w:tcPr>
          <w:p w:rsidR="00000000" w:rsidDel="00000000" w:rsidP="00000000" w:rsidRDefault="00000000" w:rsidRPr="00000000" w14:paraId="00000312">
            <w:pPr>
              <w:spacing w:line="276" w:lineRule="auto"/>
              <w:contextualSpacing w:val="0"/>
              <w:rPr/>
            </w:pPr>
            <w:r w:rsidDel="00000000" w:rsidR="00000000" w:rsidRPr="00000000">
              <w:rPr>
                <w:rtl w:val="0"/>
              </w:rPr>
              <w:t xml:space="preserve">Attribute resources to those tasks</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contextualSpacing w:val="0"/>
              <w:rPr/>
            </w:pPr>
            <w:r w:rsidDel="00000000" w:rsidR="00000000" w:rsidRPr="00000000">
              <w:rPr>
                <w:rtl w:val="0"/>
              </w:rPr>
              <w:t xml:space="preserve">13 November 2017</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14">
            <w:pPr>
              <w:ind w:left="435" w:hanging="360"/>
              <w:contextualSpacing w:val="0"/>
              <w:rPr/>
            </w:pPr>
            <w:r w:rsidDel="00000000" w:rsidR="00000000" w:rsidRPr="00000000">
              <w:rPr>
                <w:rtl w:val="0"/>
              </w:rPr>
              <w:t xml:space="preserve">4. Milestones - internal/external</w:t>
            </w:r>
          </w:p>
        </w:tc>
        <w:tc>
          <w:tcPr>
            <w:shd w:fill="auto" w:val="clear"/>
            <w:tcMar>
              <w:top w:w="100.0" w:type="dxa"/>
              <w:left w:w="100.0" w:type="dxa"/>
              <w:bottom w:w="100.0" w:type="dxa"/>
              <w:right w:w="100.0" w:type="dxa"/>
            </w:tcMar>
          </w:tcPr>
          <w:p w:rsidR="00000000" w:rsidDel="00000000" w:rsidP="00000000" w:rsidRDefault="00000000" w:rsidRPr="00000000" w14:paraId="00000315">
            <w:pPr>
              <w:spacing w:line="276" w:lineRule="auto"/>
              <w:contextualSpacing w:val="0"/>
              <w:rPr/>
            </w:pPr>
            <w:r w:rsidDel="00000000" w:rsidR="00000000" w:rsidRPr="00000000">
              <w:rPr>
                <w:rtl w:val="0"/>
              </w:rPr>
              <w:t xml:space="preserve">Identify milestones, both internal and as external deliverables for your project</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contextualSpacing w:val="0"/>
              <w:rPr/>
            </w:pPr>
            <w:r w:rsidDel="00000000" w:rsidR="00000000" w:rsidRPr="00000000">
              <w:rPr>
                <w:rtl w:val="0"/>
              </w:rPr>
              <w:t xml:space="preserve">13 November 2017</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17">
            <w:pPr>
              <w:ind w:left="435" w:hanging="360"/>
              <w:contextualSpacing w:val="0"/>
              <w:rPr/>
            </w:pPr>
            <w:r w:rsidDel="00000000" w:rsidR="00000000" w:rsidRPr="00000000">
              <w:rPr>
                <w:rtl w:val="0"/>
              </w:rPr>
              <w:t xml:space="preserve">5. Identify critical path</w:t>
            </w:r>
          </w:p>
        </w:tc>
        <w:tc>
          <w:tcPr>
            <w:shd w:fill="auto" w:val="clear"/>
            <w:tcMar>
              <w:top w:w="100.0" w:type="dxa"/>
              <w:left w:w="100.0" w:type="dxa"/>
              <w:bottom w:w="100.0" w:type="dxa"/>
              <w:right w:w="100.0" w:type="dxa"/>
            </w:tcMar>
          </w:tcPr>
          <w:p w:rsidR="00000000" w:rsidDel="00000000" w:rsidP="00000000" w:rsidRDefault="00000000" w:rsidRPr="00000000" w14:paraId="00000318">
            <w:pPr>
              <w:spacing w:line="276" w:lineRule="auto"/>
              <w:contextualSpacing w:val="0"/>
              <w:rPr/>
            </w:pPr>
            <w:r w:rsidDel="00000000" w:rsidR="00000000" w:rsidRPr="00000000">
              <w:rPr>
                <w:rtl w:val="0"/>
              </w:rPr>
              <w:t xml:space="preserve">Sequence the tasks, identify the critical path and where you have slack time in the project sequence.</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contextualSpacing w:val="0"/>
              <w:rPr/>
            </w:pPr>
            <w:r w:rsidDel="00000000" w:rsidR="00000000" w:rsidRPr="00000000">
              <w:rPr>
                <w:rtl w:val="0"/>
              </w:rPr>
              <w:t xml:space="preserve">13 November 2017</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1A">
            <w:pPr>
              <w:ind w:left="435" w:hanging="360"/>
              <w:contextualSpacing w:val="0"/>
              <w:rPr/>
            </w:pPr>
            <w:r w:rsidDel="00000000" w:rsidR="00000000" w:rsidRPr="00000000">
              <w:rPr>
                <w:rtl w:val="0"/>
              </w:rPr>
              <w:t xml:space="preserve">6.   Identify project management tool and construction of Gantt chart</w:t>
            </w:r>
          </w:p>
        </w:tc>
        <w:tc>
          <w:tcPr>
            <w:shd w:fill="auto" w:val="clear"/>
            <w:tcMar>
              <w:top w:w="100.0" w:type="dxa"/>
              <w:left w:w="100.0" w:type="dxa"/>
              <w:bottom w:w="100.0" w:type="dxa"/>
              <w:right w:w="100.0" w:type="dxa"/>
            </w:tcMar>
          </w:tcPr>
          <w:p w:rsidR="00000000" w:rsidDel="00000000" w:rsidP="00000000" w:rsidRDefault="00000000" w:rsidRPr="00000000" w14:paraId="0000031B">
            <w:pPr>
              <w:spacing w:line="276" w:lineRule="auto"/>
              <w:contextualSpacing w:val="0"/>
              <w:rPr/>
            </w:pPr>
            <w:r w:rsidDel="00000000" w:rsidR="00000000" w:rsidRPr="00000000">
              <w:rPr>
                <w:rtl w:val="0"/>
              </w:rPr>
              <w:t xml:space="preserve">Select a project management tool and construct a Gantt chart for your project .</w:t>
            </w:r>
          </w:p>
        </w:tc>
        <w:tc>
          <w:tcPr>
            <w:shd w:fill="auto" w:val="clear"/>
            <w:tcMar>
              <w:top w:w="100.0" w:type="dxa"/>
              <w:left w:w="100.0" w:type="dxa"/>
              <w:bottom w:w="100.0" w:type="dxa"/>
              <w:right w:w="100.0" w:type="dxa"/>
            </w:tcMar>
          </w:tcPr>
          <w:p w:rsidR="00000000" w:rsidDel="00000000" w:rsidP="00000000" w:rsidRDefault="00000000" w:rsidRPr="00000000" w14:paraId="0000031C">
            <w:pPr>
              <w:widowControl w:val="0"/>
              <w:contextualSpacing w:val="0"/>
              <w:rPr/>
            </w:pPr>
            <w:r w:rsidDel="00000000" w:rsidR="00000000" w:rsidRPr="00000000">
              <w:rPr>
                <w:rtl w:val="0"/>
              </w:rPr>
              <w:t xml:space="preserve">13 November 2017</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31D">
            <w:pPr>
              <w:numPr>
                <w:ilvl w:val="0"/>
                <w:numId w:val="18"/>
              </w:numPr>
              <w:ind w:left="435" w:hanging="360"/>
              <w:contextualSpacing w:val="1"/>
              <w:rPr/>
            </w:pPr>
            <w:r w:rsidDel="00000000" w:rsidR="00000000" w:rsidRPr="00000000">
              <w:rPr>
                <w:rtl w:val="0"/>
              </w:rPr>
              <w:t xml:space="preserve">Identify prototypes to use</w:t>
            </w:r>
          </w:p>
        </w:tc>
        <w:tc>
          <w:tcPr>
            <w:shd w:fill="auto" w:val="clear"/>
            <w:tcMar>
              <w:top w:w="100.0" w:type="dxa"/>
              <w:left w:w="100.0" w:type="dxa"/>
              <w:bottom w:w="100.0" w:type="dxa"/>
              <w:right w:w="100.0" w:type="dxa"/>
            </w:tcMar>
          </w:tcPr>
          <w:p w:rsidR="00000000" w:rsidDel="00000000" w:rsidP="00000000" w:rsidRDefault="00000000" w:rsidRPr="00000000" w14:paraId="0000031E">
            <w:pPr>
              <w:spacing w:line="276" w:lineRule="auto"/>
              <w:contextualSpacing w:val="0"/>
              <w:rPr>
                <w:sz w:val="20"/>
                <w:szCs w:val="20"/>
              </w:rPr>
            </w:pPr>
            <w:r w:rsidDel="00000000" w:rsidR="00000000" w:rsidRPr="00000000">
              <w:rPr>
                <w:rtl w:val="0"/>
              </w:rPr>
              <w:t xml:space="preserve">Identify which conceptual prototypes you will need in order to validate your project with users and stakeholders.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spacing w:line="240" w:lineRule="auto"/>
              <w:contextualSpacing w:val="0"/>
              <w:rPr/>
            </w:pPr>
            <w:r w:rsidDel="00000000" w:rsidR="00000000" w:rsidRPr="00000000">
              <w:rPr>
                <w:rtl w:val="0"/>
              </w:rPr>
              <w:t xml:space="preserve">13 November 2017</w:t>
            </w:r>
          </w:p>
        </w:tc>
      </w:tr>
      <w:tr>
        <w:tc>
          <w:tcPr>
            <w:shd w:fill="auto" w:val="clear"/>
            <w:tcMar>
              <w:top w:w="100.0" w:type="dxa"/>
              <w:left w:w="100.0" w:type="dxa"/>
              <w:bottom w:w="100.0" w:type="dxa"/>
              <w:right w:w="100.0" w:type="dxa"/>
            </w:tcMar>
          </w:tcPr>
          <w:p w:rsidR="00000000" w:rsidDel="00000000" w:rsidP="00000000" w:rsidRDefault="00000000" w:rsidRPr="00000000" w14:paraId="00000320">
            <w:pPr>
              <w:numPr>
                <w:ilvl w:val="0"/>
                <w:numId w:val="18"/>
              </w:numPr>
              <w:ind w:left="467" w:hanging="425"/>
              <w:contextualSpacing w:val="1"/>
              <w:rPr/>
            </w:pPr>
            <w:r w:rsidDel="00000000" w:rsidR="00000000" w:rsidRPr="00000000">
              <w:rPr>
                <w:rtl w:val="0"/>
              </w:rPr>
              <w:t xml:space="preserve">Identify conceptual prototypes</w:t>
            </w:r>
          </w:p>
        </w:tc>
        <w:tc>
          <w:tcPr>
            <w:shd w:fill="auto" w:val="clear"/>
            <w:tcMar>
              <w:top w:w="100.0" w:type="dxa"/>
              <w:left w:w="100.0" w:type="dxa"/>
              <w:bottom w:w="100.0" w:type="dxa"/>
              <w:right w:w="100.0" w:type="dxa"/>
            </w:tcMar>
          </w:tcPr>
          <w:p w:rsidR="00000000" w:rsidDel="00000000" w:rsidP="00000000" w:rsidRDefault="00000000" w:rsidRPr="00000000" w14:paraId="00000321">
            <w:pPr>
              <w:spacing w:line="276" w:lineRule="auto"/>
              <w:contextualSpacing w:val="0"/>
              <w:rPr>
                <w:sz w:val="20"/>
                <w:szCs w:val="20"/>
              </w:rPr>
            </w:pPr>
            <w:r w:rsidDel="00000000" w:rsidR="00000000" w:rsidRPr="00000000">
              <w:rPr>
                <w:rtl w:val="0"/>
              </w:rPr>
              <w:t xml:space="preserve">Identify which conceptual prototypes you will need in order to answer any technical open questions that you may have.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contextualSpacing w:val="0"/>
              <w:rPr>
                <w:sz w:val="20"/>
                <w:szCs w:val="20"/>
              </w:rPr>
            </w:pPr>
            <w:r w:rsidDel="00000000" w:rsidR="00000000" w:rsidRPr="00000000">
              <w:rPr>
                <w:rtl w:val="0"/>
              </w:rPr>
              <w:t xml:space="preserve">13 November 2017</w:t>
            </w: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323">
            <w:pPr>
              <w:numPr>
                <w:ilvl w:val="0"/>
                <w:numId w:val="18"/>
              </w:numPr>
              <w:ind w:left="467" w:hanging="425"/>
              <w:contextualSpacing w:val="1"/>
              <w:rPr/>
            </w:pPr>
            <w:r w:rsidDel="00000000" w:rsidR="00000000" w:rsidRPr="00000000">
              <w:rPr>
                <w:rtl w:val="0"/>
              </w:rPr>
              <w:t xml:space="preserve">Schedule for using prototypes</w:t>
            </w:r>
          </w:p>
        </w:tc>
        <w:tc>
          <w:tcPr>
            <w:shd w:fill="auto" w:val="clear"/>
            <w:tcMar>
              <w:top w:w="100.0" w:type="dxa"/>
              <w:left w:w="100.0" w:type="dxa"/>
              <w:bottom w:w="100.0" w:type="dxa"/>
              <w:right w:w="100.0" w:type="dxa"/>
            </w:tcMar>
          </w:tcPr>
          <w:p w:rsidR="00000000" w:rsidDel="00000000" w:rsidP="00000000" w:rsidRDefault="00000000" w:rsidRPr="00000000" w14:paraId="00000324">
            <w:pPr>
              <w:spacing w:line="276" w:lineRule="auto"/>
              <w:contextualSpacing w:val="0"/>
              <w:rPr>
                <w:sz w:val="20"/>
                <w:szCs w:val="20"/>
              </w:rPr>
            </w:pPr>
            <w:r w:rsidDel="00000000" w:rsidR="00000000" w:rsidRPr="00000000">
              <w:rPr>
                <w:rtl w:val="0"/>
              </w:rPr>
              <w:t xml:space="preserve">Prepare a schedule for using your prototypes to answer the questions they were designed to answer.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contextualSpacing w:val="0"/>
              <w:rPr>
                <w:sz w:val="20"/>
                <w:szCs w:val="20"/>
              </w:rPr>
            </w:pPr>
            <w:r w:rsidDel="00000000" w:rsidR="00000000" w:rsidRPr="00000000">
              <w:rPr>
                <w:rtl w:val="0"/>
              </w:rPr>
              <w:t xml:space="preserve">13 November 2017</w:t>
            </w:r>
            <w:r w:rsidDel="00000000" w:rsidR="00000000" w:rsidRPr="00000000">
              <w:rPr>
                <w:rtl w:val="0"/>
              </w:rPr>
            </w:r>
          </w:p>
        </w:tc>
      </w:tr>
    </w:tbl>
    <w:p w:rsidR="00000000" w:rsidDel="00000000" w:rsidP="00000000" w:rsidRDefault="00000000" w:rsidRPr="00000000" w14:paraId="00000326">
      <w:pPr>
        <w:contextualSpacing w:val="0"/>
        <w:rPr/>
      </w:pPr>
      <w:r w:rsidDel="00000000" w:rsidR="00000000" w:rsidRPr="00000000">
        <w:rPr>
          <w:rtl w:val="0"/>
        </w:rPr>
      </w:r>
    </w:p>
    <w:p w:rsidR="00000000" w:rsidDel="00000000" w:rsidP="00000000" w:rsidRDefault="00000000" w:rsidRPr="00000000" w14:paraId="00000327">
      <w:pPr>
        <w:contextualSpacing w:val="0"/>
        <w:rPr/>
      </w:pPr>
      <w:r w:rsidDel="00000000" w:rsidR="00000000" w:rsidRPr="00000000">
        <w:rPr>
          <w:rtl w:val="0"/>
        </w:rPr>
        <w:br w:type="textWrapping"/>
        <w:br w:type="textWrapping"/>
        <w:br w:type="textWrapping"/>
        <w:br w:type="textWrapping"/>
        <w:br w:type="textWrapping"/>
        <w:br w:type="textWrapping"/>
        <w:br w:type="textWrapp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contextualSpacing w:val="0"/>
        <w:jc w:val="center"/>
        <w:rPr>
          <w:b w:val="1"/>
        </w:rPr>
      </w:pPr>
      <w:r w:rsidDel="00000000" w:rsidR="00000000" w:rsidRPr="00000000">
        <w:rPr>
          <w:b w:val="1"/>
          <w:rtl w:val="0"/>
        </w:rPr>
        <w:t xml:space="preserve">Map out timescales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9">
      <w:pPr>
        <w:contextualSpacing w:val="0"/>
        <w:rPr>
          <w:b w:val="1"/>
        </w:rPr>
      </w:pPr>
      <w:r w:rsidDel="00000000" w:rsidR="00000000" w:rsidRPr="00000000">
        <w:rPr>
          <w:rtl w:val="0"/>
        </w:rPr>
      </w:r>
    </w:p>
    <w:p w:rsidR="00000000" w:rsidDel="00000000" w:rsidP="00000000" w:rsidRDefault="00000000" w:rsidRPr="00000000" w14:paraId="0000032A">
      <w:pPr>
        <w:contextualSpacing w:val="0"/>
        <w:rPr/>
      </w:pPr>
      <w:r w:rsidDel="00000000" w:rsidR="00000000" w:rsidRPr="00000000">
        <w:rPr>
          <w:rtl w:val="0"/>
        </w:rPr>
      </w:r>
    </w:p>
    <w:p w:rsidR="00000000" w:rsidDel="00000000" w:rsidP="00000000" w:rsidRDefault="00000000" w:rsidRPr="00000000" w14:paraId="0000032B">
      <w:pPr>
        <w:contextualSpacing w:val="0"/>
        <w:rPr/>
      </w:pPr>
      <w:r w:rsidDel="00000000" w:rsidR="00000000" w:rsidRPr="00000000">
        <w:rPr>
          <w:rtl w:val="0"/>
        </w:rPr>
      </w:r>
    </w:p>
    <w:p w:rsidR="00000000" w:rsidDel="00000000" w:rsidP="00000000" w:rsidRDefault="00000000" w:rsidRPr="00000000" w14:paraId="0000032C">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D">
      <w:pPr>
        <w:contextualSpacing w:val="0"/>
        <w:jc w:val="center"/>
        <w:rPr>
          <w:b w:val="1"/>
        </w:rPr>
      </w:pPr>
      <w:r w:rsidDel="00000000" w:rsidR="00000000" w:rsidRPr="00000000">
        <w:rPr>
          <w:b w:val="1"/>
          <w:rtl w:val="0"/>
        </w:rPr>
        <w:t xml:space="preserve">Major tasks and sub-tasks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E">
      <w:pPr>
        <w:contextualSpacing w:val="0"/>
        <w:rPr>
          <w:b w:val="1"/>
        </w:rPr>
      </w:pPr>
      <w:r w:rsidDel="00000000" w:rsidR="00000000" w:rsidRPr="00000000">
        <w:rPr>
          <w:rtl w:val="0"/>
        </w:rPr>
      </w:r>
    </w:p>
    <w:p w:rsidR="00000000" w:rsidDel="00000000" w:rsidP="00000000" w:rsidRDefault="00000000" w:rsidRPr="00000000" w14:paraId="0000032F">
      <w:pPr>
        <w:contextualSpacing w:val="0"/>
        <w:rPr>
          <w:b w:val="1"/>
        </w:rPr>
      </w:pPr>
      <w:r w:rsidDel="00000000" w:rsidR="00000000" w:rsidRPr="00000000">
        <w:rPr>
          <w:rtl w:val="0"/>
        </w:rPr>
      </w:r>
    </w:p>
    <w:p w:rsidR="00000000" w:rsidDel="00000000" w:rsidP="00000000" w:rsidRDefault="00000000" w:rsidRPr="00000000" w14:paraId="0000033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1">
      <w:pPr>
        <w:contextualSpacing w:val="0"/>
        <w:jc w:val="center"/>
        <w:rPr>
          <w:b w:val="1"/>
        </w:rPr>
      </w:pPr>
      <w:r w:rsidDel="00000000" w:rsidR="00000000" w:rsidRPr="00000000">
        <w:rPr>
          <w:b w:val="1"/>
          <w:rtl w:val="0"/>
        </w:rPr>
        <w:t xml:space="preserve">Allocate Resources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2">
      <w:pPr>
        <w:contextualSpacing w:val="0"/>
        <w:rPr>
          <w:b w:val="1"/>
        </w:rPr>
      </w:pPr>
      <w:r w:rsidDel="00000000" w:rsidR="00000000" w:rsidRPr="00000000">
        <w:rPr>
          <w:rtl w:val="0"/>
        </w:rPr>
      </w:r>
    </w:p>
    <w:p w:rsidR="00000000" w:rsidDel="00000000" w:rsidP="00000000" w:rsidRDefault="00000000" w:rsidRPr="00000000" w14:paraId="00000333">
      <w:pPr>
        <w:contextualSpacing w:val="0"/>
        <w:rPr>
          <w:b w:val="1"/>
        </w:rPr>
      </w:pPr>
      <w:r w:rsidDel="00000000" w:rsidR="00000000" w:rsidRPr="00000000">
        <w:rPr>
          <w:rtl w:val="0"/>
        </w:rPr>
      </w:r>
    </w:p>
    <w:p w:rsidR="00000000" w:rsidDel="00000000" w:rsidP="00000000" w:rsidRDefault="00000000" w:rsidRPr="00000000" w14:paraId="00000334">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contextualSpacing w:val="0"/>
        <w:jc w:val="center"/>
        <w:rPr>
          <w:b w:val="1"/>
        </w:rPr>
      </w:pPr>
      <w:r w:rsidDel="00000000" w:rsidR="00000000" w:rsidRPr="00000000">
        <w:rPr>
          <w:b w:val="1"/>
          <w:rtl w:val="0"/>
        </w:rPr>
        <w:t xml:space="preserve">Milestones: External and Internal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6">
      <w:pPr>
        <w:contextualSpacing w:val="0"/>
        <w:rPr>
          <w:b w:val="1"/>
        </w:rPr>
      </w:pPr>
      <w:r w:rsidDel="00000000" w:rsidR="00000000" w:rsidRPr="00000000">
        <w:rPr>
          <w:rtl w:val="0"/>
        </w:rPr>
      </w:r>
    </w:p>
    <w:p w:rsidR="00000000" w:rsidDel="00000000" w:rsidP="00000000" w:rsidRDefault="00000000" w:rsidRPr="00000000" w14:paraId="00000337">
      <w:pPr>
        <w:contextualSpacing w:val="0"/>
        <w:rPr/>
      </w:pPr>
      <w:r w:rsidDel="00000000" w:rsidR="00000000" w:rsidRPr="00000000">
        <w:rPr>
          <w:rtl w:val="0"/>
        </w:rPr>
      </w:r>
    </w:p>
    <w:p w:rsidR="00000000" w:rsidDel="00000000" w:rsidP="00000000" w:rsidRDefault="00000000" w:rsidRPr="00000000" w14:paraId="0000033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9">
      <w:pPr>
        <w:contextualSpacing w:val="0"/>
        <w:jc w:val="center"/>
        <w:rPr>
          <w:b w:val="1"/>
        </w:rPr>
      </w:pPr>
      <w:r w:rsidDel="00000000" w:rsidR="00000000" w:rsidRPr="00000000">
        <w:rPr>
          <w:b w:val="1"/>
          <w:rtl w:val="0"/>
        </w:rPr>
        <w:t xml:space="preserve">Critical Paths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A">
      <w:pPr>
        <w:contextualSpacing w:val="0"/>
        <w:rPr>
          <w:b w:val="1"/>
        </w:rPr>
      </w:pPr>
      <w:r w:rsidDel="00000000" w:rsidR="00000000" w:rsidRPr="00000000">
        <w:rPr>
          <w:rtl w:val="0"/>
        </w:rPr>
      </w:r>
    </w:p>
    <w:p w:rsidR="00000000" w:rsidDel="00000000" w:rsidP="00000000" w:rsidRDefault="00000000" w:rsidRPr="00000000" w14:paraId="0000033B">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C">
      <w:pPr>
        <w:contextualSpacing w:val="0"/>
        <w:jc w:val="center"/>
        <w:rPr>
          <w:b w:val="1"/>
        </w:rPr>
      </w:pPr>
      <w:r w:rsidDel="00000000" w:rsidR="00000000" w:rsidRPr="00000000">
        <w:rPr>
          <w:b w:val="1"/>
          <w:rtl w:val="0"/>
        </w:rPr>
        <w:t xml:space="preserve">Project Management tools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D">
      <w:pPr>
        <w:contextualSpacing w:val="0"/>
        <w:rPr>
          <w:b w:val="1"/>
        </w:rPr>
      </w:pPr>
      <w:r w:rsidDel="00000000" w:rsidR="00000000" w:rsidRPr="00000000">
        <w:rPr>
          <w:rtl w:val="0"/>
        </w:rPr>
      </w:r>
    </w:p>
    <w:p w:rsidR="00000000" w:rsidDel="00000000" w:rsidP="00000000" w:rsidRDefault="00000000" w:rsidRPr="00000000" w14:paraId="0000033E">
      <w:pPr>
        <w:contextualSpacing w:val="0"/>
        <w:rPr/>
      </w:pPr>
      <w:r w:rsidDel="00000000" w:rsidR="00000000" w:rsidRPr="00000000">
        <w:rPr>
          <w:rtl w:val="0"/>
        </w:rPr>
      </w:r>
    </w:p>
    <w:p w:rsidR="00000000" w:rsidDel="00000000" w:rsidP="00000000" w:rsidRDefault="00000000" w:rsidRPr="00000000" w14:paraId="0000033F">
      <w:pPr>
        <w:contextualSpacing w:val="0"/>
        <w:jc w:val="both"/>
        <w:rPr/>
      </w:pPr>
      <w:r w:rsidDel="00000000" w:rsidR="00000000" w:rsidRPr="00000000">
        <w:rPr>
          <w:rtl w:val="0"/>
        </w:rPr>
        <w:t xml:space="preserve">We have decided to use Zoho Project Management tool in order to track our project.  This management tool enables us to track the progress of the project.  The tool enables us to set milestones, and  allows the connection between milestones and tasks that are set for the group to complete.</w:t>
        <w:br w:type="textWrapping"/>
      </w:r>
    </w:p>
    <w:p w:rsidR="00000000" w:rsidDel="00000000" w:rsidP="00000000" w:rsidRDefault="00000000" w:rsidRPr="00000000" w14:paraId="0000034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1">
      <w:pPr>
        <w:contextualSpacing w:val="0"/>
        <w:jc w:val="center"/>
        <w:rPr>
          <w:b w:val="1"/>
        </w:rPr>
      </w:pPr>
      <w:r w:rsidDel="00000000" w:rsidR="00000000" w:rsidRPr="00000000">
        <w:rPr>
          <w:b w:val="1"/>
          <w:rtl w:val="0"/>
        </w:rPr>
        <w:t xml:space="preserve">Conceptual Prototype </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2">
      <w:pPr>
        <w:contextualSpacing w:val="0"/>
        <w:rPr>
          <w:b w:val="1"/>
        </w:rPr>
      </w:pPr>
      <w:r w:rsidDel="00000000" w:rsidR="00000000" w:rsidRPr="00000000">
        <w:rPr>
          <w:rtl w:val="0"/>
        </w:rPr>
      </w:r>
    </w:p>
    <w:p w:rsidR="00000000" w:rsidDel="00000000" w:rsidP="00000000" w:rsidRDefault="00000000" w:rsidRPr="00000000" w14:paraId="00000343">
      <w:pPr>
        <w:spacing w:before="240" w:line="261" w:lineRule="auto"/>
        <w:contextualSpacing w:val="0"/>
        <w:jc w:val="center"/>
        <w:rPr/>
      </w:pPr>
      <w:r w:rsidDel="00000000" w:rsidR="00000000" w:rsidRPr="00000000">
        <w:rPr/>
        <w:drawing>
          <wp:inline distB="114300" distT="114300" distL="114300" distR="114300">
            <wp:extent cx="3890963" cy="3441376"/>
            <wp:effectExtent b="0" l="0" r="0" t="0"/>
            <wp:docPr id="5"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3890963" cy="3441376"/>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before="240" w:line="261" w:lineRule="auto"/>
        <w:contextualSpacing w:val="0"/>
        <w:rPr/>
      </w:pPr>
      <w:r w:rsidDel="00000000" w:rsidR="00000000" w:rsidRPr="00000000">
        <w:rPr>
          <w:rtl w:val="0"/>
        </w:rPr>
      </w:r>
    </w:p>
    <w:p w:rsidR="00000000" w:rsidDel="00000000" w:rsidP="00000000" w:rsidRDefault="00000000" w:rsidRPr="00000000" w14:paraId="00000345">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contextualSpacing w:val="0"/>
        <w:jc w:val="center"/>
        <w:rPr>
          <w:b w:val="1"/>
          <w:sz w:val="20"/>
          <w:szCs w:val="20"/>
        </w:rPr>
      </w:pPr>
      <w:r w:rsidDel="00000000" w:rsidR="00000000" w:rsidRPr="00000000">
        <w:rPr>
          <w:rtl w:val="0"/>
        </w:rPr>
      </w:r>
    </w:p>
    <w:p w:rsidR="00000000" w:rsidDel="00000000" w:rsidP="00000000" w:rsidRDefault="00000000" w:rsidRPr="00000000" w14:paraId="00000347">
      <w:pPr>
        <w:contextualSpacing w:val="0"/>
        <w:jc w:val="center"/>
        <w:rPr>
          <w:b w:val="1"/>
          <w:sz w:val="20"/>
          <w:szCs w:val="20"/>
        </w:rPr>
      </w:pPr>
      <w:r w:rsidDel="00000000" w:rsidR="00000000" w:rsidRPr="00000000">
        <w:rPr>
          <w:b w:val="1"/>
          <w:sz w:val="20"/>
          <w:szCs w:val="20"/>
          <w:rtl w:val="0"/>
        </w:rPr>
        <w:t xml:space="preserve">WEEK 6:READING WEEK</w:t>
      </w:r>
    </w:p>
    <w:p w:rsidR="00000000" w:rsidDel="00000000" w:rsidP="00000000" w:rsidRDefault="00000000" w:rsidRPr="00000000" w14:paraId="00000348">
      <w:pPr>
        <w:contextualSpacing w:val="0"/>
        <w:jc w:val="center"/>
        <w:rPr>
          <w:sz w:val="20"/>
          <w:szCs w:val="20"/>
        </w:rPr>
      </w:pPr>
      <w:r w:rsidDel="00000000" w:rsidR="00000000" w:rsidRPr="00000000">
        <w:rPr>
          <w:rtl w:val="0"/>
        </w:rPr>
      </w:r>
    </w:p>
    <w:p w:rsidR="00000000" w:rsidDel="00000000" w:rsidP="00000000" w:rsidRDefault="00000000" w:rsidRPr="00000000" w14:paraId="00000349">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A">
      <w:pPr>
        <w:contextualSpacing w:val="0"/>
        <w:rPr>
          <w:b w:val="1"/>
        </w:rPr>
      </w:pPr>
      <w:r w:rsidDel="00000000" w:rsidR="00000000" w:rsidRPr="00000000">
        <w:rPr>
          <w:rtl w:val="0"/>
        </w:rPr>
      </w:r>
    </w:p>
    <w:p w:rsidR="00000000" w:rsidDel="00000000" w:rsidP="00000000" w:rsidRDefault="00000000" w:rsidRPr="00000000" w14:paraId="0000034B">
      <w:pPr>
        <w:contextualSpacing w:val="0"/>
        <w:rPr/>
      </w:pPr>
      <w:r w:rsidDel="00000000" w:rsidR="00000000" w:rsidRPr="00000000">
        <w:rPr>
          <w:rtl w:val="0"/>
        </w:rPr>
      </w:r>
    </w:p>
    <w:p w:rsidR="00000000" w:rsidDel="00000000" w:rsidP="00000000" w:rsidRDefault="00000000" w:rsidRPr="00000000" w14:paraId="0000034C">
      <w:pPr>
        <w:contextualSpacing w:val="0"/>
        <w:rPr/>
      </w:pPr>
      <w:r w:rsidDel="00000000" w:rsidR="00000000" w:rsidRPr="00000000">
        <w:rPr>
          <w:rtl w:val="0"/>
        </w:rPr>
      </w:r>
    </w:p>
    <w:p w:rsidR="00000000" w:rsidDel="00000000" w:rsidP="00000000" w:rsidRDefault="00000000" w:rsidRPr="00000000" w14:paraId="0000034D">
      <w:pPr>
        <w:contextualSpacing w:val="0"/>
        <w:rPr/>
      </w:pPr>
      <w:r w:rsidDel="00000000" w:rsidR="00000000" w:rsidRPr="00000000">
        <w:rPr>
          <w:rtl w:val="0"/>
        </w:rPr>
      </w:r>
    </w:p>
    <w:p w:rsidR="00000000" w:rsidDel="00000000" w:rsidP="00000000" w:rsidRDefault="00000000" w:rsidRPr="00000000" w14:paraId="0000034E">
      <w:pPr>
        <w:contextualSpacing w:val="0"/>
        <w:rPr/>
      </w:pPr>
      <w:r w:rsidDel="00000000" w:rsidR="00000000" w:rsidRPr="00000000">
        <w:rPr>
          <w:rtl w:val="0"/>
        </w:rPr>
      </w:r>
    </w:p>
    <w:p w:rsidR="00000000" w:rsidDel="00000000" w:rsidP="00000000" w:rsidRDefault="00000000" w:rsidRPr="00000000" w14:paraId="0000034F">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350">
      <w:pPr>
        <w:contextualSpacing w:val="0"/>
        <w:rPr/>
      </w:pPr>
      <w:r w:rsidDel="00000000" w:rsidR="00000000" w:rsidRPr="00000000">
        <w:rPr>
          <w:rtl w:val="0"/>
        </w:rPr>
      </w:r>
    </w:p>
    <w:p w:rsidR="00000000" w:rsidDel="00000000" w:rsidP="00000000" w:rsidRDefault="00000000" w:rsidRPr="00000000" w14:paraId="00000351">
      <w:pPr>
        <w:contextualSpacing w:val="0"/>
        <w:rPr/>
      </w:pPr>
      <w:r w:rsidDel="00000000" w:rsidR="00000000" w:rsidRPr="00000000">
        <w:rPr>
          <w:rtl w:val="0"/>
        </w:rPr>
      </w:r>
    </w:p>
    <w:p w:rsidR="00000000" w:rsidDel="00000000" w:rsidP="00000000" w:rsidRDefault="00000000" w:rsidRPr="00000000" w14:paraId="00000352">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3">
      <w:pPr>
        <w:contextualSpacing w:val="0"/>
        <w:jc w:val="center"/>
        <w:rPr>
          <w:b w:val="1"/>
          <w:sz w:val="20"/>
          <w:szCs w:val="20"/>
        </w:rPr>
      </w:pPr>
      <w:r w:rsidDel="00000000" w:rsidR="00000000" w:rsidRPr="00000000">
        <w:rPr>
          <w:rtl w:val="0"/>
        </w:rPr>
      </w:r>
    </w:p>
    <w:p w:rsidR="00000000" w:rsidDel="00000000" w:rsidP="00000000" w:rsidRDefault="00000000" w:rsidRPr="00000000" w14:paraId="00000354">
      <w:pPr>
        <w:contextualSpacing w:val="0"/>
        <w:jc w:val="center"/>
        <w:rPr>
          <w:b w:val="1"/>
          <w:sz w:val="20"/>
          <w:szCs w:val="20"/>
        </w:rPr>
      </w:pPr>
      <w:r w:rsidDel="00000000" w:rsidR="00000000" w:rsidRPr="00000000">
        <w:rPr>
          <w:b w:val="1"/>
          <w:sz w:val="20"/>
          <w:szCs w:val="20"/>
          <w:rtl w:val="0"/>
        </w:rPr>
        <w:t xml:space="preserve">WEEK 7: FUNCTIONAL PROTOTYPE</w:t>
      </w:r>
    </w:p>
    <w:p w:rsidR="00000000" w:rsidDel="00000000" w:rsidP="00000000" w:rsidRDefault="00000000" w:rsidRPr="00000000" w14:paraId="00000355">
      <w:pPr>
        <w:contextualSpacing w:val="0"/>
        <w:jc w:val="center"/>
        <w:rPr>
          <w:sz w:val="20"/>
          <w:szCs w:val="20"/>
        </w:rPr>
      </w:pPr>
      <w:r w:rsidDel="00000000" w:rsidR="00000000" w:rsidRPr="00000000">
        <w:rPr>
          <w:rtl w:val="0"/>
        </w:rPr>
      </w:r>
    </w:p>
    <w:p w:rsidR="00000000" w:rsidDel="00000000" w:rsidP="00000000" w:rsidRDefault="00000000" w:rsidRPr="00000000" w14:paraId="00000356">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7">
      <w:pPr>
        <w:contextualSpacing w:val="0"/>
        <w:rPr>
          <w:b w:val="1"/>
        </w:rPr>
      </w:pPr>
      <w:r w:rsidDel="00000000" w:rsidR="00000000" w:rsidRPr="00000000">
        <w:rPr>
          <w:rtl w:val="0"/>
        </w:rPr>
      </w:r>
    </w:p>
    <w:p w:rsidR="00000000" w:rsidDel="00000000" w:rsidP="00000000" w:rsidRDefault="00000000" w:rsidRPr="00000000" w14:paraId="00000358">
      <w:pPr>
        <w:contextualSpacing w:val="0"/>
        <w:rPr/>
      </w:pPr>
      <w:r w:rsidDel="00000000" w:rsidR="00000000" w:rsidRPr="00000000">
        <w:rPr>
          <w:rtl w:val="0"/>
        </w:rPr>
      </w:r>
    </w:p>
    <w:tbl>
      <w:tblPr>
        <w:tblStyle w:val="Table11"/>
        <w:tblW w:w="978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4646"/>
        <w:gridCol w:w="2126"/>
        <w:tblGridChange w:id="0">
          <w:tblGrid>
            <w:gridCol w:w="3009"/>
            <w:gridCol w:w="4646"/>
            <w:gridCol w:w="2126"/>
          </w:tblGrid>
        </w:tblGridChange>
      </w:tblGrid>
      <w:tr>
        <w:tc>
          <w:tcPr>
            <w:shd w:fill="d9d9d9" w:val="clear"/>
            <w:tcMar>
              <w:top w:w="100.0" w:type="dxa"/>
              <w:left w:w="100.0" w:type="dxa"/>
              <w:bottom w:w="100.0" w:type="dxa"/>
              <w:right w:w="100.0" w:type="dxa"/>
            </w:tcMar>
          </w:tcPr>
          <w:p w:rsidR="00000000" w:rsidDel="00000000" w:rsidP="00000000" w:rsidRDefault="00000000" w:rsidRPr="00000000" w14:paraId="00000359">
            <w:pPr>
              <w:widowControl w:val="0"/>
              <w:spacing w:line="240" w:lineRule="auto"/>
              <w:contextualSpacing w:val="0"/>
              <w:rPr>
                <w:b w:val="1"/>
                <w:sz w:val="20"/>
                <w:szCs w:val="20"/>
              </w:rPr>
            </w:pPr>
            <w:r w:rsidDel="00000000" w:rsidR="00000000" w:rsidRPr="00000000">
              <w:rPr>
                <w:b w:val="1"/>
                <w:sz w:val="20"/>
                <w:szCs w:val="20"/>
                <w:rtl w:val="0"/>
              </w:rPr>
              <w:t xml:space="preserve">Task:</w:t>
            </w:r>
          </w:p>
        </w:tc>
        <w:tc>
          <w:tcPr>
            <w:shd w:fill="d9d9d9" w:val="clear"/>
            <w:tcMar>
              <w:top w:w="100.0" w:type="dxa"/>
              <w:left w:w="100.0" w:type="dxa"/>
              <w:bottom w:w="100.0" w:type="dxa"/>
              <w:right w:w="100.0" w:type="dxa"/>
            </w:tcMar>
          </w:tcPr>
          <w:p w:rsidR="00000000" w:rsidDel="00000000" w:rsidP="00000000" w:rsidRDefault="00000000" w:rsidRPr="00000000" w14:paraId="0000035A">
            <w:pPr>
              <w:widowControl w:val="0"/>
              <w:spacing w:line="240" w:lineRule="auto"/>
              <w:contextualSpacing w:val="0"/>
              <w:rPr>
                <w:b w:val="1"/>
                <w:sz w:val="20"/>
                <w:szCs w:val="20"/>
              </w:rPr>
            </w:pPr>
            <w:r w:rsidDel="00000000" w:rsidR="00000000" w:rsidRPr="00000000">
              <w:rPr>
                <w:b w:val="1"/>
                <w:sz w:val="20"/>
                <w:szCs w:val="20"/>
                <w:rtl w:val="0"/>
              </w:rPr>
              <w:t xml:space="preserve">Requirements:</w:t>
            </w:r>
          </w:p>
        </w:tc>
        <w:tc>
          <w:tcPr>
            <w:shd w:fill="d9d9d9" w:val="clear"/>
            <w:tcMar>
              <w:top w:w="100.0" w:type="dxa"/>
              <w:left w:w="100.0" w:type="dxa"/>
              <w:bottom w:w="100.0" w:type="dxa"/>
              <w:right w:w="100.0" w:type="dxa"/>
            </w:tcMar>
          </w:tcPr>
          <w:p w:rsidR="00000000" w:rsidDel="00000000" w:rsidP="00000000" w:rsidRDefault="00000000" w:rsidRPr="00000000" w14:paraId="0000035B">
            <w:pPr>
              <w:widowControl w:val="0"/>
              <w:spacing w:line="240" w:lineRule="auto"/>
              <w:contextualSpacing w:val="0"/>
              <w:rPr>
                <w:b w:val="1"/>
                <w:sz w:val="20"/>
                <w:szCs w:val="20"/>
              </w:rPr>
            </w:pPr>
            <w:r w:rsidDel="00000000" w:rsidR="00000000" w:rsidRPr="00000000">
              <w:rPr>
                <w:b w:val="1"/>
                <w:sz w:val="20"/>
                <w:szCs w:val="20"/>
                <w:rtl w:val="0"/>
              </w:rPr>
              <w:t xml:space="preserve">Date due</w:t>
            </w:r>
          </w:p>
        </w:tc>
      </w:tr>
      <w:tr>
        <w:tc>
          <w:tcPr>
            <w:shd w:fill="auto" w:val="clear"/>
            <w:tcMar>
              <w:top w:w="100.0" w:type="dxa"/>
              <w:left w:w="100.0" w:type="dxa"/>
              <w:bottom w:w="100.0" w:type="dxa"/>
              <w:right w:w="100.0" w:type="dxa"/>
            </w:tcMar>
          </w:tcPr>
          <w:p w:rsidR="00000000" w:rsidDel="00000000" w:rsidP="00000000" w:rsidRDefault="00000000" w:rsidRPr="00000000" w14:paraId="0000035C">
            <w:pPr>
              <w:numPr>
                <w:ilvl w:val="0"/>
                <w:numId w:val="20"/>
              </w:numPr>
              <w:spacing w:line="240" w:lineRule="auto"/>
              <w:ind w:left="435" w:hanging="360"/>
              <w:contextualSpacing w:val="1"/>
              <w:jc w:val="both"/>
              <w:rPr/>
            </w:pPr>
            <w:r w:rsidDel="00000000" w:rsidR="00000000" w:rsidRPr="00000000">
              <w:rPr>
                <w:rtl w:val="0"/>
              </w:rPr>
              <w:t xml:space="preserve">Identify functional prototypes</w:t>
            </w:r>
          </w:p>
        </w:tc>
        <w:tc>
          <w:tcPr>
            <w:shd w:fill="auto" w:val="clear"/>
            <w:tcMar>
              <w:top w:w="100.0" w:type="dxa"/>
              <w:left w:w="100.0" w:type="dxa"/>
              <w:bottom w:w="100.0" w:type="dxa"/>
              <w:right w:w="100.0" w:type="dxa"/>
            </w:tcMar>
          </w:tcPr>
          <w:p w:rsidR="00000000" w:rsidDel="00000000" w:rsidP="00000000" w:rsidRDefault="00000000" w:rsidRPr="00000000" w14:paraId="0000035D">
            <w:pPr>
              <w:spacing w:line="276" w:lineRule="auto"/>
              <w:contextualSpacing w:val="0"/>
              <w:rPr>
                <w:sz w:val="20"/>
                <w:szCs w:val="20"/>
              </w:rPr>
            </w:pPr>
            <w:r w:rsidDel="00000000" w:rsidR="00000000" w:rsidRPr="00000000">
              <w:rPr>
                <w:rtl w:val="0"/>
              </w:rPr>
              <w:t xml:space="preserve">Identify which functional prototypes you will need in order to validate your project with users and stakeholders.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line="240" w:lineRule="auto"/>
              <w:contextualSpacing w:val="0"/>
              <w:rPr>
                <w:sz w:val="20"/>
                <w:szCs w:val="20"/>
              </w:rPr>
            </w:pPr>
            <w:r w:rsidDel="00000000" w:rsidR="00000000" w:rsidRPr="00000000">
              <w:rPr>
                <w:sz w:val="20"/>
                <w:szCs w:val="20"/>
                <w:rtl w:val="0"/>
              </w:rPr>
              <w:t xml:space="preserve">21 November 2017</w:t>
            </w:r>
          </w:p>
        </w:tc>
      </w:tr>
      <w:tr>
        <w:tc>
          <w:tcPr>
            <w:shd w:fill="auto" w:val="clear"/>
            <w:tcMar>
              <w:top w:w="100.0" w:type="dxa"/>
              <w:left w:w="100.0" w:type="dxa"/>
              <w:bottom w:w="100.0" w:type="dxa"/>
              <w:right w:w="100.0" w:type="dxa"/>
            </w:tcMar>
          </w:tcPr>
          <w:p w:rsidR="00000000" w:rsidDel="00000000" w:rsidP="00000000" w:rsidRDefault="00000000" w:rsidRPr="00000000" w14:paraId="0000035F">
            <w:pPr>
              <w:numPr>
                <w:ilvl w:val="0"/>
                <w:numId w:val="20"/>
              </w:numPr>
              <w:spacing w:line="240" w:lineRule="auto"/>
              <w:ind w:left="467" w:hanging="425"/>
              <w:contextualSpacing w:val="1"/>
              <w:rPr/>
            </w:pPr>
            <w:r w:rsidDel="00000000" w:rsidR="00000000" w:rsidRPr="00000000">
              <w:rPr>
                <w:rtl w:val="0"/>
              </w:rPr>
              <w:t xml:space="preserve">Identify which type of functional prototype will be needed</w:t>
            </w:r>
          </w:p>
        </w:tc>
        <w:tc>
          <w:tcPr>
            <w:shd w:fill="auto" w:val="clear"/>
            <w:tcMar>
              <w:top w:w="100.0" w:type="dxa"/>
              <w:left w:w="100.0" w:type="dxa"/>
              <w:bottom w:w="100.0" w:type="dxa"/>
              <w:right w:w="100.0" w:type="dxa"/>
            </w:tcMar>
          </w:tcPr>
          <w:p w:rsidR="00000000" w:rsidDel="00000000" w:rsidP="00000000" w:rsidRDefault="00000000" w:rsidRPr="00000000" w14:paraId="00000360">
            <w:pPr>
              <w:spacing w:line="276" w:lineRule="auto"/>
              <w:contextualSpacing w:val="0"/>
              <w:rPr>
                <w:sz w:val="20"/>
                <w:szCs w:val="20"/>
              </w:rPr>
            </w:pPr>
            <w:r w:rsidDel="00000000" w:rsidR="00000000" w:rsidRPr="00000000">
              <w:rPr>
                <w:rtl w:val="0"/>
              </w:rPr>
              <w:t xml:space="preserve">Identify which functional prototypes you will need in order to answer any technical open questions that you may have.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spacing w:line="240" w:lineRule="auto"/>
              <w:contextualSpacing w:val="0"/>
              <w:rPr>
                <w:sz w:val="20"/>
                <w:szCs w:val="20"/>
              </w:rPr>
            </w:pPr>
            <w:r w:rsidDel="00000000" w:rsidR="00000000" w:rsidRPr="00000000">
              <w:rPr>
                <w:sz w:val="20"/>
                <w:szCs w:val="20"/>
                <w:rtl w:val="0"/>
              </w:rPr>
              <w:t xml:space="preserve">21 November 2017</w:t>
            </w:r>
          </w:p>
        </w:tc>
      </w:tr>
      <w:tr>
        <w:tc>
          <w:tcPr>
            <w:shd w:fill="auto" w:val="clear"/>
            <w:tcMar>
              <w:top w:w="100.0" w:type="dxa"/>
              <w:left w:w="100.0" w:type="dxa"/>
              <w:bottom w:w="100.0" w:type="dxa"/>
              <w:right w:w="100.0" w:type="dxa"/>
            </w:tcMar>
          </w:tcPr>
          <w:p w:rsidR="00000000" w:rsidDel="00000000" w:rsidP="00000000" w:rsidRDefault="00000000" w:rsidRPr="00000000" w14:paraId="00000362">
            <w:pPr>
              <w:numPr>
                <w:ilvl w:val="0"/>
                <w:numId w:val="20"/>
              </w:numPr>
              <w:spacing w:line="240" w:lineRule="auto"/>
              <w:ind w:left="467" w:hanging="425"/>
              <w:contextualSpacing w:val="1"/>
              <w:rPr/>
            </w:pPr>
            <w:r w:rsidDel="00000000" w:rsidR="00000000" w:rsidRPr="00000000">
              <w:rPr>
                <w:rtl w:val="0"/>
              </w:rPr>
              <w:t xml:space="preserve">Devise a schedule and Q&amp;A</w:t>
            </w:r>
          </w:p>
        </w:tc>
        <w:tc>
          <w:tcPr>
            <w:shd w:fill="auto" w:val="clear"/>
            <w:tcMar>
              <w:top w:w="100.0" w:type="dxa"/>
              <w:left w:w="100.0" w:type="dxa"/>
              <w:bottom w:w="100.0" w:type="dxa"/>
              <w:right w:w="100.0" w:type="dxa"/>
            </w:tcMar>
          </w:tcPr>
          <w:p w:rsidR="00000000" w:rsidDel="00000000" w:rsidP="00000000" w:rsidRDefault="00000000" w:rsidRPr="00000000" w14:paraId="00000363">
            <w:pPr>
              <w:spacing w:line="276" w:lineRule="auto"/>
              <w:contextualSpacing w:val="0"/>
              <w:rPr>
                <w:sz w:val="20"/>
                <w:szCs w:val="20"/>
              </w:rPr>
            </w:pPr>
            <w:r w:rsidDel="00000000" w:rsidR="00000000" w:rsidRPr="00000000">
              <w:rPr>
                <w:rtl w:val="0"/>
              </w:rPr>
              <w:t xml:space="preserve">Prepare a schedule for using your prototypes to answer the questions they were designed to answer.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line="240" w:lineRule="auto"/>
              <w:contextualSpacing w:val="0"/>
              <w:rPr>
                <w:sz w:val="20"/>
                <w:szCs w:val="20"/>
              </w:rPr>
            </w:pPr>
            <w:r w:rsidDel="00000000" w:rsidR="00000000" w:rsidRPr="00000000">
              <w:rPr>
                <w:sz w:val="20"/>
                <w:szCs w:val="20"/>
                <w:rtl w:val="0"/>
              </w:rPr>
              <w:t xml:space="preserve">21 November 2017</w:t>
            </w:r>
          </w:p>
        </w:tc>
      </w:tr>
    </w:tbl>
    <w:p w:rsidR="00000000" w:rsidDel="00000000" w:rsidP="00000000" w:rsidRDefault="00000000" w:rsidRPr="00000000" w14:paraId="00000365">
      <w:pPr>
        <w:contextualSpacing w:val="0"/>
        <w:rPr/>
      </w:pPr>
      <w:r w:rsidDel="00000000" w:rsidR="00000000" w:rsidRPr="00000000">
        <w:rPr>
          <w:rtl w:val="0"/>
        </w:rPr>
      </w:r>
    </w:p>
    <w:p w:rsidR="00000000" w:rsidDel="00000000" w:rsidP="00000000" w:rsidRDefault="00000000" w:rsidRPr="00000000" w14:paraId="00000366">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7">
      <w:pPr>
        <w:contextualSpacing w:val="0"/>
        <w:jc w:val="center"/>
        <w:rPr>
          <w:b w:val="1"/>
        </w:rPr>
      </w:pPr>
      <w:r w:rsidDel="00000000" w:rsidR="00000000" w:rsidRPr="00000000">
        <w:rPr>
          <w:b w:val="1"/>
          <w:rtl w:val="0"/>
        </w:rPr>
        <w:t xml:space="preserve">Student Prototype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8">
      <w:pPr>
        <w:contextualSpacing w:val="0"/>
        <w:jc w:val="both"/>
        <w:rPr/>
      </w:pPr>
      <w:r w:rsidDel="00000000" w:rsidR="00000000" w:rsidRPr="00000000">
        <w:rPr>
          <w:rtl w:val="0"/>
        </w:rPr>
        <w:t xml:space="preserve">In order to test out Student users we will be using a prototype which will test the validity of the user interface.  The prototype is in the form of a powerpoint presentation which has some interactivity.  This allows the user to make basic click functions to see how the functionality of the potential website will work.  The functional prototype also has a built in poll so that we can collaborate live feedback with users when they engage with the powerpoint presentation. </w:t>
      </w:r>
    </w:p>
    <w:p w:rsidR="00000000" w:rsidDel="00000000" w:rsidP="00000000" w:rsidRDefault="00000000" w:rsidRPr="00000000" w14:paraId="00000369">
      <w:pPr>
        <w:contextualSpacing w:val="0"/>
        <w:rPr/>
      </w:pPr>
      <w:r w:rsidDel="00000000" w:rsidR="00000000" w:rsidRPr="00000000">
        <w:rPr>
          <w:rtl w:val="0"/>
        </w:rPr>
      </w:r>
    </w:p>
    <w:p w:rsidR="00000000" w:rsidDel="00000000" w:rsidP="00000000" w:rsidRDefault="00000000" w:rsidRPr="00000000" w14:paraId="0000036A">
      <w:pPr>
        <w:contextualSpacing w:val="0"/>
        <w:rPr/>
      </w:pPr>
      <w:r w:rsidDel="00000000" w:rsidR="00000000" w:rsidRPr="00000000">
        <w:rPr>
          <w:rtl w:val="0"/>
        </w:rPr>
      </w:r>
    </w:p>
    <w:p w:rsidR="00000000" w:rsidDel="00000000" w:rsidP="00000000" w:rsidRDefault="00000000" w:rsidRPr="00000000" w14:paraId="0000036B">
      <w:pPr>
        <w:contextualSpacing w:val="0"/>
        <w:rPr>
          <w:i w:val="1"/>
          <w:u w:val="single"/>
        </w:rPr>
      </w:pPr>
      <w:r w:rsidDel="00000000" w:rsidR="00000000" w:rsidRPr="00000000">
        <w:rPr>
          <w:i w:val="1"/>
          <w:u w:val="single"/>
          <w:rtl w:val="0"/>
        </w:rPr>
        <w:t xml:space="preserve">Feedback from the Student Prototype:</w:t>
      </w:r>
    </w:p>
    <w:p w:rsidR="00000000" w:rsidDel="00000000" w:rsidP="00000000" w:rsidRDefault="00000000" w:rsidRPr="00000000" w14:paraId="0000036C">
      <w:pPr>
        <w:contextualSpacing w:val="0"/>
        <w:rPr>
          <w:i w:val="1"/>
        </w:rPr>
      </w:pPr>
      <w:r w:rsidDel="00000000" w:rsidR="00000000" w:rsidRPr="00000000">
        <w:rPr>
          <w:rtl w:val="0"/>
        </w:rPr>
      </w:r>
    </w:p>
    <w:p w:rsidR="00000000" w:rsidDel="00000000" w:rsidP="00000000" w:rsidRDefault="00000000" w:rsidRPr="00000000" w14:paraId="0000036D">
      <w:pPr>
        <w:contextualSpacing w:val="0"/>
        <w:rPr>
          <w:i w:val="1"/>
        </w:rPr>
      </w:pPr>
      <w:r w:rsidDel="00000000" w:rsidR="00000000" w:rsidRPr="00000000">
        <w:rPr>
          <w:rtl w:val="0"/>
        </w:rPr>
      </w:r>
    </w:p>
    <w:p w:rsidR="00000000" w:rsidDel="00000000" w:rsidP="00000000" w:rsidRDefault="00000000" w:rsidRPr="00000000" w14:paraId="0000036E">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contextualSpacing w:val="0"/>
        <w:jc w:val="center"/>
        <w:rPr>
          <w:b w:val="1"/>
        </w:rPr>
      </w:pPr>
      <w:r w:rsidDel="00000000" w:rsidR="00000000" w:rsidRPr="00000000">
        <w:rPr>
          <w:b w:val="1"/>
          <w:rtl w:val="0"/>
        </w:rPr>
        <w:t xml:space="preserve">Parent Prototype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0">
      <w:pPr>
        <w:contextualSpacing w:val="0"/>
        <w:jc w:val="both"/>
        <w:rPr/>
      </w:pPr>
      <w:r w:rsidDel="00000000" w:rsidR="00000000" w:rsidRPr="00000000">
        <w:rPr>
          <w:rtl w:val="0"/>
        </w:rPr>
        <w:t xml:space="preserve">In order to test out Parent  users we will be using a prototype which will test the validity of the user interface.  The prototype is in the form of a powerpoint presentation which has some interactivity.  This allows the user to make basic click functions to see how the functionality of the potential website will work.  The functional prototype also has a built in poll so that we can collaborate live feedback with users when they engage with the powerpoint presentation. </w:t>
      </w:r>
    </w:p>
    <w:p w:rsidR="00000000" w:rsidDel="00000000" w:rsidP="00000000" w:rsidRDefault="00000000" w:rsidRPr="00000000" w14:paraId="00000371">
      <w:pPr>
        <w:contextualSpacing w:val="0"/>
        <w:jc w:val="both"/>
        <w:rPr/>
      </w:pPr>
      <w:r w:rsidDel="00000000" w:rsidR="00000000" w:rsidRPr="00000000">
        <w:rPr>
          <w:rtl w:val="0"/>
        </w:rPr>
      </w:r>
    </w:p>
    <w:p w:rsidR="00000000" w:rsidDel="00000000" w:rsidP="00000000" w:rsidRDefault="00000000" w:rsidRPr="00000000" w14:paraId="00000372">
      <w:pPr>
        <w:contextualSpacing w:val="0"/>
        <w:rPr>
          <w:i w:val="1"/>
          <w:u w:val="single"/>
        </w:rPr>
      </w:pPr>
      <w:r w:rsidDel="00000000" w:rsidR="00000000" w:rsidRPr="00000000">
        <w:rPr>
          <w:i w:val="1"/>
          <w:u w:val="single"/>
          <w:rtl w:val="0"/>
        </w:rPr>
        <w:t xml:space="preserve">Feedback from the Parent Prototype:</w:t>
      </w:r>
    </w:p>
    <w:p w:rsidR="00000000" w:rsidDel="00000000" w:rsidP="00000000" w:rsidRDefault="00000000" w:rsidRPr="00000000" w14:paraId="00000373">
      <w:pPr>
        <w:contextualSpacing w:val="0"/>
        <w:jc w:val="both"/>
        <w:rPr/>
      </w:pPr>
      <w:r w:rsidDel="00000000" w:rsidR="00000000" w:rsidRPr="00000000">
        <w:rPr>
          <w:rtl w:val="0"/>
        </w:rPr>
      </w:r>
    </w:p>
    <w:p w:rsidR="00000000" w:rsidDel="00000000" w:rsidP="00000000" w:rsidRDefault="00000000" w:rsidRPr="00000000" w14:paraId="00000374">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5">
      <w:pPr>
        <w:contextualSpacing w:val="0"/>
        <w:jc w:val="center"/>
        <w:rPr>
          <w:b w:val="1"/>
        </w:rPr>
      </w:pPr>
      <w:r w:rsidDel="00000000" w:rsidR="00000000" w:rsidRPr="00000000">
        <w:rPr>
          <w:b w:val="1"/>
          <w:rtl w:val="0"/>
        </w:rPr>
        <w:t xml:space="preserve">Logo Names and Ideas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6">
      <w:pPr>
        <w:contextualSpacing w:val="0"/>
        <w:rPr/>
      </w:pPr>
      <w:r w:rsidDel="00000000" w:rsidR="00000000" w:rsidRPr="00000000">
        <w:rPr>
          <w:b w:val="1"/>
          <w:rtl w:val="0"/>
        </w:rPr>
        <w:t xml:space="preserve">See powerpoint</w:t>
      </w:r>
      <w:r w:rsidDel="00000000" w:rsidR="00000000" w:rsidRPr="00000000">
        <w:rPr>
          <w:rtl w:val="0"/>
        </w:rPr>
      </w:r>
    </w:p>
    <w:p w:rsidR="00000000" w:rsidDel="00000000" w:rsidP="00000000" w:rsidRDefault="00000000" w:rsidRPr="00000000" w14:paraId="00000377">
      <w:pPr>
        <w:spacing w:before="240" w:line="261" w:lineRule="auto"/>
        <w:contextualSpacing w:val="0"/>
        <w:rPr/>
      </w:pPr>
      <w:r w:rsidDel="00000000" w:rsidR="00000000" w:rsidRPr="00000000">
        <w:rPr>
          <w:rtl w:val="0"/>
        </w:rPr>
      </w:r>
    </w:p>
    <w:p w:rsidR="00000000" w:rsidDel="00000000" w:rsidP="00000000" w:rsidRDefault="00000000" w:rsidRPr="00000000" w14:paraId="00000378">
      <w:pPr>
        <w:contextualSpacing w:val="0"/>
        <w:rPr/>
      </w:pPr>
      <w:r w:rsidDel="00000000" w:rsidR="00000000" w:rsidRPr="00000000">
        <w:rPr>
          <w:rtl w:val="0"/>
        </w:rPr>
      </w:r>
    </w:p>
    <w:p w:rsidR="00000000" w:rsidDel="00000000" w:rsidP="00000000" w:rsidRDefault="00000000" w:rsidRPr="00000000" w14:paraId="00000379">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A">
      <w:pPr>
        <w:contextualSpacing w:val="0"/>
        <w:jc w:val="center"/>
        <w:rPr>
          <w:b w:val="1"/>
        </w:rPr>
      </w:pPr>
      <w:r w:rsidDel="00000000" w:rsidR="00000000" w:rsidRPr="00000000">
        <w:rPr>
          <w:b w:val="1"/>
          <w:rtl w:val="0"/>
        </w:rPr>
        <w:t xml:space="preserve">Survey questions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B">
      <w:pPr>
        <w:contextualSpacing w:val="0"/>
        <w:rPr>
          <w:b w:val="1"/>
        </w:rPr>
      </w:pPr>
      <w:r w:rsidDel="00000000" w:rsidR="00000000" w:rsidRPr="00000000">
        <w:rPr>
          <w:rtl w:val="0"/>
        </w:rPr>
      </w:r>
    </w:p>
    <w:p w:rsidR="00000000" w:rsidDel="00000000" w:rsidP="00000000" w:rsidRDefault="00000000" w:rsidRPr="00000000" w14:paraId="0000037C">
      <w:pPr>
        <w:contextualSpacing w:val="0"/>
        <w:rPr/>
      </w:pPr>
      <w:r w:rsidDel="00000000" w:rsidR="00000000" w:rsidRPr="00000000">
        <w:rPr>
          <w:rtl w:val="0"/>
        </w:rPr>
        <w:t xml:space="preserve">Slide 2: Is it clear how you log onto to the system according to what user you are?</w:t>
      </w:r>
    </w:p>
    <w:p w:rsidR="00000000" w:rsidDel="00000000" w:rsidP="00000000" w:rsidRDefault="00000000" w:rsidRPr="00000000" w14:paraId="0000037D">
      <w:pPr>
        <w:contextualSpacing w:val="0"/>
        <w:rPr/>
      </w:pPr>
      <w:r w:rsidDel="00000000" w:rsidR="00000000" w:rsidRPr="00000000">
        <w:rPr>
          <w:rtl w:val="0"/>
        </w:rPr>
      </w:r>
    </w:p>
    <w:p w:rsidR="00000000" w:rsidDel="00000000" w:rsidP="00000000" w:rsidRDefault="00000000" w:rsidRPr="00000000" w14:paraId="0000037E">
      <w:pPr>
        <w:contextualSpacing w:val="0"/>
        <w:rPr/>
      </w:pPr>
      <w:r w:rsidDel="00000000" w:rsidR="00000000" w:rsidRPr="00000000">
        <w:rPr>
          <w:rtl w:val="0"/>
        </w:rPr>
        <w:t xml:space="preserve">Slide 3: Login: Is there enough information for you to login clearly?  Any suggestions to make this process easier</w:t>
      </w:r>
    </w:p>
    <w:p w:rsidR="00000000" w:rsidDel="00000000" w:rsidP="00000000" w:rsidRDefault="00000000" w:rsidRPr="00000000" w14:paraId="0000037F">
      <w:pPr>
        <w:contextualSpacing w:val="0"/>
        <w:rPr/>
      </w:pPr>
      <w:r w:rsidDel="00000000" w:rsidR="00000000" w:rsidRPr="00000000">
        <w:rPr>
          <w:rtl w:val="0"/>
        </w:rPr>
      </w:r>
    </w:p>
    <w:p w:rsidR="00000000" w:rsidDel="00000000" w:rsidP="00000000" w:rsidRDefault="00000000" w:rsidRPr="00000000" w14:paraId="00000380">
      <w:pPr>
        <w:contextualSpacing w:val="0"/>
        <w:rPr/>
      </w:pPr>
      <w:r w:rsidDel="00000000" w:rsidR="00000000" w:rsidRPr="00000000">
        <w:rPr>
          <w:rtl w:val="0"/>
        </w:rPr>
        <w:t xml:space="preserve">Slide 4: Account creation: Is there enough information for you to create an account?  Any suggestions to make this process easier</w:t>
      </w:r>
    </w:p>
    <w:p w:rsidR="00000000" w:rsidDel="00000000" w:rsidP="00000000" w:rsidRDefault="00000000" w:rsidRPr="00000000" w14:paraId="00000381">
      <w:pPr>
        <w:contextualSpacing w:val="0"/>
        <w:rPr/>
      </w:pPr>
      <w:r w:rsidDel="00000000" w:rsidR="00000000" w:rsidRPr="00000000">
        <w:rPr>
          <w:rtl w:val="0"/>
        </w:rPr>
      </w:r>
    </w:p>
    <w:p w:rsidR="00000000" w:rsidDel="00000000" w:rsidP="00000000" w:rsidRDefault="00000000" w:rsidRPr="00000000" w14:paraId="00000382">
      <w:pPr>
        <w:contextualSpacing w:val="0"/>
        <w:rPr/>
      </w:pPr>
      <w:r w:rsidDel="00000000" w:rsidR="00000000" w:rsidRPr="00000000">
        <w:rPr>
          <w:rtl w:val="0"/>
        </w:rPr>
        <w:t xml:space="preserve">Slide 5: Profile Page: </w:t>
      </w:r>
    </w:p>
    <w:p w:rsidR="00000000" w:rsidDel="00000000" w:rsidP="00000000" w:rsidRDefault="00000000" w:rsidRPr="00000000" w14:paraId="00000383">
      <w:pPr>
        <w:contextualSpacing w:val="0"/>
        <w:rPr/>
      </w:pPr>
      <w:r w:rsidDel="00000000" w:rsidR="00000000" w:rsidRPr="00000000">
        <w:rPr>
          <w:rtl w:val="0"/>
        </w:rPr>
        <w:t xml:space="preserve">Is the information about your profile displayed clearly?</w:t>
      </w:r>
    </w:p>
    <w:p w:rsidR="00000000" w:rsidDel="00000000" w:rsidP="00000000" w:rsidRDefault="00000000" w:rsidRPr="00000000" w14:paraId="00000384">
      <w:pPr>
        <w:contextualSpacing w:val="0"/>
        <w:rPr/>
      </w:pPr>
      <w:r w:rsidDel="00000000" w:rsidR="00000000" w:rsidRPr="00000000">
        <w:rPr>
          <w:rtl w:val="0"/>
        </w:rPr>
        <w:t xml:space="preserve">Is it easy to edit?</w:t>
      </w:r>
    </w:p>
    <w:p w:rsidR="00000000" w:rsidDel="00000000" w:rsidP="00000000" w:rsidRDefault="00000000" w:rsidRPr="00000000" w14:paraId="00000385">
      <w:pPr>
        <w:contextualSpacing w:val="0"/>
        <w:rPr/>
      </w:pPr>
      <w:r w:rsidDel="00000000" w:rsidR="00000000" w:rsidRPr="00000000">
        <w:rPr>
          <w:rtl w:val="0"/>
        </w:rPr>
        <w:t xml:space="preserve">Does it require any further information?</w:t>
      </w:r>
    </w:p>
    <w:p w:rsidR="00000000" w:rsidDel="00000000" w:rsidP="00000000" w:rsidRDefault="00000000" w:rsidRPr="00000000" w14:paraId="00000386">
      <w:pPr>
        <w:contextualSpacing w:val="0"/>
        <w:rPr/>
      </w:pPr>
      <w:r w:rsidDel="00000000" w:rsidR="00000000" w:rsidRPr="00000000">
        <w:rPr>
          <w:rtl w:val="0"/>
        </w:rPr>
      </w:r>
    </w:p>
    <w:p w:rsidR="00000000" w:rsidDel="00000000" w:rsidP="00000000" w:rsidRDefault="00000000" w:rsidRPr="00000000" w14:paraId="00000387">
      <w:pPr>
        <w:contextualSpacing w:val="0"/>
        <w:rPr/>
      </w:pPr>
      <w:r w:rsidDel="00000000" w:rsidR="00000000" w:rsidRPr="00000000">
        <w:rPr>
          <w:rtl w:val="0"/>
        </w:rPr>
        <w:t xml:space="preserve">Slide 6: Tutor Request:</w:t>
      </w:r>
    </w:p>
    <w:p w:rsidR="00000000" w:rsidDel="00000000" w:rsidP="00000000" w:rsidRDefault="00000000" w:rsidRPr="00000000" w14:paraId="00000388">
      <w:pPr>
        <w:contextualSpacing w:val="0"/>
        <w:rPr/>
      </w:pPr>
      <w:r w:rsidDel="00000000" w:rsidR="00000000" w:rsidRPr="00000000">
        <w:rPr>
          <w:rtl w:val="0"/>
        </w:rPr>
        <w:t xml:space="preserve">Is it clear what this page is asking for you to do?</w:t>
      </w:r>
    </w:p>
    <w:p w:rsidR="00000000" w:rsidDel="00000000" w:rsidP="00000000" w:rsidRDefault="00000000" w:rsidRPr="00000000" w14:paraId="00000389">
      <w:pPr>
        <w:contextualSpacing w:val="0"/>
        <w:rPr/>
      </w:pPr>
      <w:r w:rsidDel="00000000" w:rsidR="00000000" w:rsidRPr="00000000">
        <w:rPr>
          <w:rtl w:val="0"/>
        </w:rPr>
        <w:t xml:space="preserve">Is there any further information that is required.</w:t>
      </w:r>
    </w:p>
    <w:p w:rsidR="00000000" w:rsidDel="00000000" w:rsidP="00000000" w:rsidRDefault="00000000" w:rsidRPr="00000000" w14:paraId="0000038A">
      <w:pPr>
        <w:contextualSpacing w:val="0"/>
        <w:rPr/>
      </w:pPr>
      <w:r w:rsidDel="00000000" w:rsidR="00000000" w:rsidRPr="00000000">
        <w:rPr>
          <w:rtl w:val="0"/>
        </w:rPr>
      </w:r>
    </w:p>
    <w:p w:rsidR="00000000" w:rsidDel="00000000" w:rsidP="00000000" w:rsidRDefault="00000000" w:rsidRPr="00000000" w14:paraId="0000038B">
      <w:pPr>
        <w:contextualSpacing w:val="0"/>
        <w:rPr/>
      </w:pPr>
      <w:r w:rsidDel="00000000" w:rsidR="00000000" w:rsidRPr="00000000">
        <w:rPr>
          <w:rtl w:val="0"/>
        </w:rPr>
        <w:t xml:space="preserve">Slide 7: Instant Messaging:</w:t>
      </w:r>
    </w:p>
    <w:p w:rsidR="00000000" w:rsidDel="00000000" w:rsidP="00000000" w:rsidRDefault="00000000" w:rsidRPr="00000000" w14:paraId="0000038C">
      <w:pPr>
        <w:contextualSpacing w:val="0"/>
        <w:rPr/>
      </w:pPr>
      <w:r w:rsidDel="00000000" w:rsidR="00000000" w:rsidRPr="00000000">
        <w:rPr>
          <w:rtl w:val="0"/>
        </w:rPr>
        <w:t xml:space="preserve">Do you feel there is enough functionality for the chat</w:t>
      </w:r>
    </w:p>
    <w:p w:rsidR="00000000" w:rsidDel="00000000" w:rsidP="00000000" w:rsidRDefault="00000000" w:rsidRPr="00000000" w14:paraId="0000038D">
      <w:pPr>
        <w:contextualSpacing w:val="0"/>
        <w:rPr/>
      </w:pPr>
      <w:r w:rsidDel="00000000" w:rsidR="00000000" w:rsidRPr="00000000">
        <w:rPr>
          <w:rtl w:val="0"/>
        </w:rPr>
        <w:t xml:space="preserve">Is the information about the person you are taking to make you feel secure or do you feel there should be more information displayed? </w:t>
      </w:r>
    </w:p>
    <w:p w:rsidR="00000000" w:rsidDel="00000000" w:rsidP="00000000" w:rsidRDefault="00000000" w:rsidRPr="00000000" w14:paraId="0000038E">
      <w:pPr>
        <w:contextualSpacing w:val="0"/>
        <w:rPr/>
      </w:pPr>
      <w:r w:rsidDel="00000000" w:rsidR="00000000" w:rsidRPr="00000000">
        <w:rPr>
          <w:rtl w:val="0"/>
        </w:rPr>
      </w:r>
    </w:p>
    <w:p w:rsidR="00000000" w:rsidDel="00000000" w:rsidP="00000000" w:rsidRDefault="00000000" w:rsidRPr="00000000" w14:paraId="0000038F">
      <w:pPr>
        <w:contextualSpacing w:val="0"/>
        <w:rPr/>
      </w:pPr>
      <w:r w:rsidDel="00000000" w:rsidR="00000000" w:rsidRPr="00000000">
        <w:rPr>
          <w:rtl w:val="0"/>
        </w:rPr>
        <w:t xml:space="preserve">Slide 8: Feedback:</w:t>
      </w:r>
    </w:p>
    <w:p w:rsidR="00000000" w:rsidDel="00000000" w:rsidP="00000000" w:rsidRDefault="00000000" w:rsidRPr="00000000" w14:paraId="00000390">
      <w:pPr>
        <w:contextualSpacing w:val="0"/>
        <w:rPr/>
      </w:pPr>
      <w:r w:rsidDel="00000000" w:rsidR="00000000" w:rsidRPr="00000000">
        <w:rPr>
          <w:rtl w:val="0"/>
        </w:rPr>
        <w:t xml:space="preserve">Do you feel that there is enough information displayed about the feedback of the Tutor?</w:t>
      </w:r>
    </w:p>
    <w:p w:rsidR="00000000" w:rsidDel="00000000" w:rsidP="00000000" w:rsidRDefault="00000000" w:rsidRPr="00000000" w14:paraId="00000391">
      <w:pPr>
        <w:contextualSpacing w:val="0"/>
        <w:rPr/>
      </w:pPr>
      <w:r w:rsidDel="00000000" w:rsidR="00000000" w:rsidRPr="00000000">
        <w:rPr>
          <w:rtl w:val="0"/>
        </w:rPr>
        <w:t xml:space="preserve">Is it clear how you need to feedback information?</w:t>
      </w:r>
    </w:p>
    <w:p w:rsidR="00000000" w:rsidDel="00000000" w:rsidP="00000000" w:rsidRDefault="00000000" w:rsidRPr="00000000" w14:paraId="00000392">
      <w:pPr>
        <w:contextualSpacing w:val="0"/>
        <w:rPr/>
      </w:pPr>
      <w:r w:rsidDel="00000000" w:rsidR="00000000" w:rsidRPr="00000000">
        <w:rPr>
          <w:rtl w:val="0"/>
        </w:rPr>
      </w:r>
    </w:p>
    <w:p w:rsidR="00000000" w:rsidDel="00000000" w:rsidP="00000000" w:rsidRDefault="00000000" w:rsidRPr="00000000" w14:paraId="00000393">
      <w:pPr>
        <w:contextualSpacing w:val="0"/>
        <w:rPr/>
      </w:pPr>
      <w:r w:rsidDel="00000000" w:rsidR="00000000" w:rsidRPr="00000000">
        <w:rPr>
          <w:rtl w:val="0"/>
        </w:rPr>
        <w:t xml:space="preserve">Slide 9-10: Please select the logo that you feel would most fit the concept of a tutoring connection service.</w:t>
      </w:r>
    </w:p>
    <w:p w:rsidR="00000000" w:rsidDel="00000000" w:rsidP="00000000" w:rsidRDefault="00000000" w:rsidRPr="00000000" w14:paraId="00000394">
      <w:pPr>
        <w:contextualSpacing w:val="0"/>
        <w:rPr/>
      </w:pPr>
      <w:r w:rsidDel="00000000" w:rsidR="00000000" w:rsidRPr="00000000">
        <w:rPr>
          <w:rtl w:val="0"/>
        </w:rPr>
      </w:r>
    </w:p>
    <w:p w:rsidR="00000000" w:rsidDel="00000000" w:rsidP="00000000" w:rsidRDefault="00000000" w:rsidRPr="00000000" w14:paraId="00000395">
      <w:pPr>
        <w:contextualSpacing w:val="0"/>
        <w:rPr/>
      </w:pPr>
      <w:r w:rsidDel="00000000" w:rsidR="00000000" w:rsidRPr="00000000">
        <w:rPr>
          <w:rtl w:val="0"/>
        </w:rPr>
      </w:r>
    </w:p>
    <w:p w:rsidR="00000000" w:rsidDel="00000000" w:rsidP="00000000" w:rsidRDefault="00000000" w:rsidRPr="00000000" w14:paraId="00000396">
      <w:pPr>
        <w:contextualSpacing w:val="0"/>
        <w:rPr/>
      </w:pPr>
      <w:r w:rsidDel="00000000" w:rsidR="00000000" w:rsidRPr="00000000">
        <w:rPr>
          <w:rtl w:val="0"/>
        </w:rPr>
      </w:r>
    </w:p>
    <w:p w:rsidR="00000000" w:rsidDel="00000000" w:rsidP="00000000" w:rsidRDefault="00000000" w:rsidRPr="00000000" w14:paraId="00000397">
      <w:pPr>
        <w:contextualSpacing w:val="0"/>
        <w:rPr/>
      </w:pPr>
      <w:r w:rsidDel="00000000" w:rsidR="00000000" w:rsidRPr="00000000">
        <w:rPr>
          <w:rtl w:val="0"/>
        </w:rPr>
        <w:t xml:space="preserve">Final question: Would you recommend this application to a friend</w:t>
      </w:r>
    </w:p>
    <w:p w:rsidR="00000000" w:rsidDel="00000000" w:rsidP="00000000" w:rsidRDefault="00000000" w:rsidRPr="00000000" w14:paraId="00000398">
      <w:pPr>
        <w:contextualSpacing w:val="0"/>
        <w:rPr/>
      </w:pPr>
      <w:r w:rsidDel="00000000" w:rsidR="00000000" w:rsidRPr="00000000">
        <w:rPr>
          <w:rtl w:val="0"/>
        </w:rPr>
      </w:r>
    </w:p>
    <w:p w:rsidR="00000000" w:rsidDel="00000000" w:rsidP="00000000" w:rsidRDefault="00000000" w:rsidRPr="00000000" w14:paraId="00000399">
      <w:pPr>
        <w:contextualSpacing w:val="0"/>
        <w:rPr/>
      </w:pPr>
      <w:r w:rsidDel="00000000" w:rsidR="00000000" w:rsidRPr="00000000">
        <w:rPr>
          <w:rtl w:val="0"/>
        </w:rPr>
      </w:r>
    </w:p>
    <w:p w:rsidR="00000000" w:rsidDel="00000000" w:rsidP="00000000" w:rsidRDefault="00000000" w:rsidRPr="00000000" w14:paraId="0000039A">
      <w:pPr>
        <w:contextualSpacing w:val="0"/>
        <w:rPr/>
      </w:pPr>
      <w:r w:rsidDel="00000000" w:rsidR="00000000" w:rsidRPr="00000000">
        <w:rPr>
          <w:rtl w:val="0"/>
        </w:rPr>
      </w:r>
    </w:p>
    <w:p w:rsidR="00000000" w:rsidDel="00000000" w:rsidP="00000000" w:rsidRDefault="00000000" w:rsidRPr="00000000" w14:paraId="0000039B">
      <w:pPr>
        <w:contextualSpacing w:val="0"/>
        <w:rPr/>
      </w:pPr>
      <w:r w:rsidDel="00000000" w:rsidR="00000000" w:rsidRPr="00000000">
        <w:rPr>
          <w:rtl w:val="0"/>
        </w:rPr>
      </w:r>
    </w:p>
    <w:p w:rsidR="00000000" w:rsidDel="00000000" w:rsidP="00000000" w:rsidRDefault="00000000" w:rsidRPr="00000000" w14:paraId="0000039C">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D">
      <w:pPr>
        <w:contextualSpacing w:val="0"/>
        <w:jc w:val="center"/>
        <w:rPr/>
      </w:pPr>
      <w:r w:rsidDel="00000000" w:rsidR="00000000" w:rsidRPr="00000000">
        <w:rPr>
          <w:rtl w:val="0"/>
        </w:rPr>
      </w:r>
    </w:p>
    <w:p w:rsidR="00000000" w:rsidDel="00000000" w:rsidP="00000000" w:rsidRDefault="00000000" w:rsidRPr="00000000" w14:paraId="0000039E">
      <w:pPr>
        <w:contextualSpacing w:val="0"/>
        <w:jc w:val="center"/>
        <w:rPr>
          <w:b w:val="1"/>
        </w:rPr>
      </w:pPr>
      <w:r w:rsidDel="00000000" w:rsidR="00000000" w:rsidRPr="00000000">
        <w:rPr>
          <w:b w:val="1"/>
          <w:rtl w:val="0"/>
        </w:rPr>
        <w:t xml:space="preserve">BIBLIOGRAPHY</w:t>
      </w:r>
    </w:p>
    <w:p w:rsidR="00000000" w:rsidDel="00000000" w:rsidP="00000000" w:rsidRDefault="00000000" w:rsidRPr="00000000" w14:paraId="0000039F">
      <w:pPr>
        <w:contextualSpacing w:val="0"/>
        <w:jc w:val="center"/>
        <w:rPr>
          <w:b w:val="1"/>
        </w:rPr>
      </w:pPr>
      <w:r w:rsidDel="00000000" w:rsidR="00000000" w:rsidRPr="00000000">
        <w:rPr>
          <w:rtl w:val="0"/>
        </w:rPr>
      </w:r>
    </w:p>
    <w:p w:rsidR="00000000" w:rsidDel="00000000" w:rsidP="00000000" w:rsidRDefault="00000000" w:rsidRPr="00000000" w14:paraId="000003A0">
      <w:pPr>
        <w:contextualSpacing w:val="0"/>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1">
      <w:pPr>
        <w:contextualSpacing w:val="0"/>
        <w:jc w:val="center"/>
        <w:rPr>
          <w:b w:val="1"/>
        </w:rPr>
      </w:pPr>
      <w:r w:rsidDel="00000000" w:rsidR="00000000" w:rsidRPr="00000000">
        <w:rPr>
          <w:rtl w:val="0"/>
        </w:rPr>
      </w:r>
    </w:p>
    <w:p w:rsidR="00000000" w:rsidDel="00000000" w:rsidP="00000000" w:rsidRDefault="00000000" w:rsidRPr="00000000" w14:paraId="000003A2">
      <w:pPr>
        <w:contextualSpacing w:val="0"/>
        <w:rPr/>
      </w:pPr>
      <w:hyperlink r:id="rId32">
        <w:r w:rsidDel="00000000" w:rsidR="00000000" w:rsidRPr="00000000">
          <w:rPr>
            <w:color w:val="1155cc"/>
            <w:u w:val="single"/>
            <w:rtl w:val="0"/>
          </w:rPr>
          <w:t xml:space="preserve">https://www.forbes.com/sites/nickmorrison/2015/08/11/sharing-the-benefits-of-private-tutoring/#469db0f0631b</w:t>
        </w:r>
      </w:hyperlink>
      <w:r w:rsidDel="00000000" w:rsidR="00000000" w:rsidRPr="00000000">
        <w:rPr>
          <w:rtl w:val="0"/>
        </w:rPr>
      </w:r>
    </w:p>
    <w:p w:rsidR="00000000" w:rsidDel="00000000" w:rsidP="00000000" w:rsidRDefault="00000000" w:rsidRPr="00000000" w14:paraId="000003A3">
      <w:pPr>
        <w:contextualSpacing w:val="0"/>
        <w:rPr>
          <w:ins w:author="Coreen John" w:id="10" w:date="2017-11-07T18:22:19Z"/>
        </w:rPr>
      </w:pPr>
      <w:ins w:author="Coreen John" w:id="10" w:date="2017-11-07T18:22:19Z">
        <w:r w:rsidDel="00000000" w:rsidR="00000000" w:rsidRPr="00000000">
          <w:rPr>
            <w:rtl w:val="0"/>
          </w:rPr>
        </w:r>
      </w:ins>
    </w:p>
    <w:p w:rsidR="00000000" w:rsidDel="00000000" w:rsidP="00000000" w:rsidRDefault="00000000" w:rsidRPr="00000000" w14:paraId="000003A4">
      <w:pPr>
        <w:spacing w:line="276" w:lineRule="auto"/>
        <w:contextualSpacing w:val="0"/>
        <w:rPr>
          <w:ins w:author="Coreen John" w:id="10" w:date="2017-11-07T18:22:19Z"/>
          <w:rPrChange w:author="Coreen John" w:id="11" w:date="2017-11-07T18:22:19Z">
            <w:rPr/>
          </w:rPrChange>
        </w:rPr>
      </w:pPr>
      <w:ins w:author="Coreen John" w:id="10" w:date="2017-11-07T18:22:19Z">
        <w:r w:rsidDel="00000000" w:rsidR="00000000" w:rsidRPr="00000000">
          <w:rPr>
            <w:rtl w:val="0"/>
            <w:rPrChange w:author="Coreen John" w:id="11" w:date="2017-11-07T18:22:19Z">
              <w:rPr/>
            </w:rPrChange>
          </w:rPr>
          <w:t xml:space="preserve">Weale, S (2016) ‘Sharp rise in children receiving private tuition’, </w:t>
        </w:r>
        <w:r w:rsidDel="00000000" w:rsidR="00000000" w:rsidRPr="00000000">
          <w:rPr>
            <w:i w:val="1"/>
            <w:rtl w:val="0"/>
            <w:rPrChange w:author="Coreen John" w:id="11" w:date="2017-11-07T18:22:19Z">
              <w:rPr/>
            </w:rPrChange>
          </w:rPr>
          <w:t xml:space="preserve">The Guardian</w:t>
        </w:r>
        <w:r w:rsidDel="00000000" w:rsidR="00000000" w:rsidRPr="00000000">
          <w:rPr>
            <w:rtl w:val="0"/>
            <w:rPrChange w:author="Coreen John" w:id="11" w:date="2017-11-07T18:22:19Z">
              <w:rPr/>
            </w:rPrChange>
          </w:rPr>
          <w:t xml:space="preserve">. [ONLINE] Available at </w:t>
        </w:r>
      </w:ins>
      <w:ins w:author="Coreen John" w:id="10" w:date="2017-11-07T18:22:19Z">
        <w:r w:rsidDel="00000000" w:rsidR="00000000" w:rsidRPr="00000000">
          <w:fldChar w:fldCharType="begin"/>
        </w:r>
        <w:r w:rsidDel="00000000" w:rsidR="00000000" w:rsidRPr="00000000">
          <w:instrText xml:space="preserve">HYPERLINK "https://www.theguardian.com/education/2016/sep/08/sharp-rise-in-children-receiving-private-tuition"</w:instrText>
        </w:r>
        <w:r w:rsidDel="00000000" w:rsidR="00000000" w:rsidRPr="00000000">
          <w:fldChar w:fldCharType="separate"/>
        </w:r>
        <w:r w:rsidDel="00000000" w:rsidR="00000000" w:rsidRPr="00000000">
          <w:rPr>
            <w:color w:val="1155cc"/>
            <w:u w:val="single"/>
            <w:rtl w:val="0"/>
            <w:rPrChange w:author="Coreen John" w:id="11" w:date="2017-11-07T18:22:19Z">
              <w:rPr>
                <w:color w:val="1155cc"/>
                <w:u w:val="single"/>
              </w:rPr>
            </w:rPrChange>
          </w:rPr>
          <w:t xml:space="preserve">https://www.theguardian.com/education/2016/sep/08/sharp-rise-in-children-receiving-private-tuition</w:t>
        </w:r>
        <w:r w:rsidDel="00000000" w:rsidR="00000000" w:rsidRPr="00000000">
          <w:fldChar w:fldCharType="end"/>
        </w:r>
      </w:ins>
      <w:ins w:author="Coreen John" w:id="10" w:date="2017-11-07T18:22:19Z">
        <w:r w:rsidDel="00000000" w:rsidR="00000000" w:rsidRPr="00000000">
          <w:rPr>
            <w:rtl w:val="0"/>
            <w:rPrChange w:author="Coreen John" w:id="11" w:date="2017-11-07T18:22:19Z">
              <w:rPr/>
            </w:rPrChange>
          </w:rPr>
          <w:t xml:space="preserve">  [Accessed 23 October 2017] </w:t>
        </w:r>
      </w:ins>
    </w:p>
    <w:p w:rsidR="00000000" w:rsidDel="00000000" w:rsidP="00000000" w:rsidRDefault="00000000" w:rsidRPr="00000000" w14:paraId="000003A5">
      <w:pPr>
        <w:spacing w:line="276" w:lineRule="auto"/>
        <w:contextualSpacing w:val="0"/>
        <w:rPr>
          <w:ins w:author="Coreen John" w:id="10" w:date="2017-11-07T18:22:19Z"/>
          <w:rPrChange w:author="Coreen John" w:id="11" w:date="2017-11-07T18:22:19Z">
            <w:rPr/>
          </w:rPrChange>
        </w:rPr>
      </w:pPr>
      <w:ins w:author="Coreen John" w:id="10" w:date="2017-11-07T18:22:19Z">
        <w:r w:rsidDel="00000000" w:rsidR="00000000" w:rsidRPr="00000000">
          <w:rPr>
            <w:rtl w:val="0"/>
          </w:rPr>
        </w:r>
      </w:ins>
    </w:p>
    <w:p w:rsidR="00000000" w:rsidDel="00000000" w:rsidP="00000000" w:rsidRDefault="00000000" w:rsidRPr="00000000" w14:paraId="000003A6">
      <w:pPr>
        <w:spacing w:line="276" w:lineRule="auto"/>
        <w:contextualSpacing w:val="0"/>
        <w:rPr>
          <w:ins w:author="Coreen John" w:id="10" w:date="2017-11-07T18:22:19Z"/>
          <w:rPrChange w:author="Coreen John" w:id="11" w:date="2017-11-07T18:22:19Z">
            <w:rPr/>
          </w:rPrChange>
        </w:rPr>
      </w:pPr>
      <w:ins w:author="Coreen John" w:id="10" w:date="2017-11-07T18:22:19Z">
        <w:r w:rsidDel="00000000" w:rsidR="00000000" w:rsidRPr="00000000">
          <w:rPr>
            <w:rtl w:val="0"/>
            <w:rPrChange w:author="Coreen John" w:id="11" w:date="2017-11-07T18:22:19Z">
              <w:rPr/>
            </w:rPrChange>
          </w:rPr>
          <w:t xml:space="preserve">[Online] / auth. Cooke Patrick // The Educator . - http://www.the-educator.org/35-of-parents-are-not-using-a-tutor-because-its-too-expensive/.</w:t>
        </w:r>
      </w:ins>
    </w:p>
    <w:p w:rsidR="00000000" w:rsidDel="00000000" w:rsidP="00000000" w:rsidRDefault="00000000" w:rsidRPr="00000000" w14:paraId="000003A7">
      <w:pPr>
        <w:contextualSpacing w:val="0"/>
        <w:rPr>
          <w:ins w:author="Coreen John" w:id="10" w:date="2017-11-07T18:22:19Z"/>
          <w:rPrChange w:author="Coreen John" w:id="11" w:date="2017-11-07T18:22:19Z">
            <w:rPr/>
          </w:rPrChange>
        </w:rPr>
      </w:pPr>
      <w:ins w:author="Coreen John" w:id="10" w:date="2017-11-07T18:22:19Z">
        <w:r w:rsidDel="00000000" w:rsidR="00000000" w:rsidRPr="00000000">
          <w:rPr>
            <w:rtl w:val="0"/>
          </w:rPr>
        </w:r>
      </w:ins>
    </w:p>
    <w:p w:rsidR="00000000" w:rsidDel="00000000" w:rsidP="00000000" w:rsidRDefault="00000000" w:rsidRPr="00000000" w14:paraId="000003A8">
      <w:pPr>
        <w:spacing w:line="276" w:lineRule="auto"/>
        <w:contextualSpacing w:val="0"/>
        <w:jc w:val="both"/>
        <w:rPr>
          <w:ins w:author="Coreen John" w:id="10" w:date="2017-11-07T18:22:19Z"/>
          <w:color w:val="333333"/>
          <w:highlight w:val="white"/>
          <w:rPrChange w:author="Coreen John" w:id="11" w:date="2017-11-07T18:22:19Z">
            <w:rPr/>
          </w:rPrChange>
        </w:rPr>
      </w:pPr>
      <w:ins w:author="Coreen John" w:id="10" w:date="2017-11-07T18:22:19Z"/>
      <w:ins w:author="Coreen John" w:id="10" w:date="2017-11-07T18:22:19Z">
        <w:r w:rsidDel="00000000" w:rsidR="00000000" w:rsidRPr="00000000">
          <w:fldChar w:fldCharType="begin"/>
        </w:r>
        <w:r w:rsidDel="00000000" w:rsidR="00000000" w:rsidRPr="00000000">
          <w:instrText xml:space="preserve">HYPERLINK "https://www.theguardian.com/education/2014/aug/11/students-work-part-time-employability"</w:instrText>
        </w:r>
        <w:r w:rsidDel="00000000" w:rsidR="00000000" w:rsidRPr="00000000">
          <w:fldChar w:fldCharType="separate"/>
        </w:r>
        <w:r w:rsidDel="00000000" w:rsidR="00000000" w:rsidRPr="00000000">
          <w:rPr>
            <w:color w:val="1155cc"/>
            <w:highlight w:val="white"/>
            <w:u w:val="single"/>
            <w:rtl w:val="0"/>
            <w:rPrChange w:author="Coreen John" w:id="11" w:date="2017-11-07T18:22:19Z">
              <w:rPr>
                <w:color w:val="1155cc"/>
                <w:highlight w:val="white"/>
                <w:u w:val="single"/>
              </w:rPr>
            </w:rPrChange>
          </w:rPr>
          <w:t xml:space="preserve">https://www.theguardian.com/education/2014/aug/11/students-work-part-time-employability</w:t>
        </w:r>
        <w:r w:rsidDel="00000000" w:rsidR="00000000" w:rsidRPr="00000000">
          <w:fldChar w:fldCharType="end"/>
        </w:r>
      </w:ins>
      <w:ins w:author="Coreen John" w:id="10" w:date="2017-11-07T18:22:19Z">
        <w:r w:rsidDel="00000000" w:rsidR="00000000" w:rsidRPr="00000000">
          <w:rPr>
            <w:rtl w:val="0"/>
          </w:rPr>
        </w:r>
      </w:ins>
    </w:p>
    <w:p w:rsidR="00000000" w:rsidDel="00000000" w:rsidP="00000000" w:rsidRDefault="00000000" w:rsidRPr="00000000" w14:paraId="000003A9">
      <w:pPr>
        <w:contextualSpacing w:val="0"/>
        <w:rPr/>
      </w:pPr>
      <w:r w:rsidDel="00000000" w:rsidR="00000000" w:rsidRPr="00000000">
        <w:rPr>
          <w:rtl w:val="0"/>
        </w:rPr>
      </w:r>
    </w:p>
    <w:p w:rsidR="00000000" w:rsidDel="00000000" w:rsidP="00000000" w:rsidRDefault="00000000" w:rsidRPr="00000000" w14:paraId="000003AA">
      <w:pPr>
        <w:spacing w:before="240" w:line="261" w:lineRule="auto"/>
        <w:contextualSpacing w:val="0"/>
        <w:rPr/>
      </w:pPr>
      <w:r w:rsidDel="00000000" w:rsidR="00000000" w:rsidRPr="00000000">
        <w:rPr>
          <w:rtl w:val="0"/>
        </w:rPr>
      </w:r>
    </w:p>
    <w:p w:rsidR="00000000" w:rsidDel="00000000" w:rsidP="00000000" w:rsidRDefault="00000000" w:rsidRPr="00000000" w14:paraId="000003AB">
      <w:pPr>
        <w:contextualSpacing w:val="0"/>
        <w:jc w:val="both"/>
        <w:rPr>
          <w:b w:val="1"/>
        </w:rPr>
      </w:pPr>
      <w:r w:rsidDel="00000000" w:rsidR="00000000" w:rsidRPr="00000000">
        <w:rPr>
          <w:rtl w:val="0"/>
        </w:rPr>
      </w:r>
    </w:p>
    <w:sectPr>
      <w:headerReference r:id="rId33" w:type="default"/>
      <w:pgSz w:h="16834" w:w="11909"/>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reen John" w:id="0" w:date="2017-11-07T17:22:44Z">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to Trello for follow up point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C">
    <w:pPr>
      <w:contextualSpacing w:val="0"/>
      <w:jc w:val="right"/>
      <w:rPr/>
    </w:pPr>
    <w:r w:rsidDel="00000000" w:rsidR="00000000" w:rsidRPr="00000000">
      <w:rPr>
        <w:rtl w:val="0"/>
      </w:rPr>
    </w:r>
  </w:p>
  <w:p w:rsidR="00000000" w:rsidDel="00000000" w:rsidP="00000000" w:rsidRDefault="00000000" w:rsidRPr="00000000" w14:paraId="000003AD">
    <w:pPr>
      <w:contextualSpacing w:val="0"/>
      <w:jc w:val="right"/>
      <w:rPr>
        <w:b w:val="1"/>
        <w:color w:val="666666"/>
      </w:rPr>
    </w:pPr>
    <w:r w:rsidDel="00000000" w:rsidR="00000000" w:rsidRPr="00000000">
      <w:rPr>
        <w:b w:val="1"/>
        <w:color w:val="666666"/>
        <w:rtl w:val="0"/>
      </w:rPr>
      <w:t xml:space="preserve">Software Projects: 2017-18</w:t>
    </w:r>
  </w:p>
  <w:p w:rsidR="00000000" w:rsidDel="00000000" w:rsidP="00000000" w:rsidRDefault="00000000" w:rsidRPr="00000000" w14:paraId="000003AE">
    <w:pPr>
      <w:contextualSpacing w:val="0"/>
      <w:jc w:val="right"/>
      <w:rPr>
        <w:i w:val="1"/>
        <w:color w:val="666666"/>
        <w:sz w:val="20"/>
        <w:szCs w:val="20"/>
      </w:rPr>
    </w:pPr>
    <w:r w:rsidDel="00000000" w:rsidR="00000000" w:rsidRPr="00000000">
      <w:rPr>
        <w:i w:val="1"/>
        <w:color w:val="666666"/>
        <w:sz w:val="20"/>
        <w:szCs w:val="20"/>
        <w:rtl w:val="0"/>
      </w:rPr>
      <w:t xml:space="preserve">Aman, Fahim, Zin, Ali, Coreen, Benji, Aaron</w:t>
    </w:r>
  </w:p>
  <w:p w:rsidR="00000000" w:rsidDel="00000000" w:rsidP="00000000" w:rsidRDefault="00000000" w:rsidRPr="00000000" w14:paraId="000003AF">
    <w:pPr>
      <w:contextualSpacing w:val="0"/>
      <w:jc w:val="right"/>
      <w:rPr>
        <w:i w:val="1"/>
        <w:color w:val="666666"/>
        <w:sz w:val="20"/>
        <w:szCs w:val="20"/>
      </w:rPr>
    </w:pPr>
    <w:r w:rsidDel="00000000" w:rsidR="00000000" w:rsidRPr="00000000">
      <w:rPr>
        <w:i w:val="1"/>
        <w:color w:val="666666"/>
        <w:sz w:val="20"/>
        <w:szCs w:val="20"/>
        <w:rtl w:val="0"/>
      </w:rPr>
      <w:t xml:space="preserve">Deadline: 23 March 2018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545454"/>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uk.trustpilot.com/review/www.tutorhunt.com" TargetMode="External"/><Relationship Id="rId22" Type="http://schemas.openxmlformats.org/officeDocument/2006/relationships/image" Target="media/image15.png"/><Relationship Id="rId21"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jpg"/><Relationship Id="rId26" Type="http://schemas.openxmlformats.org/officeDocument/2006/relationships/hyperlink" Target="https://tutorcruncher.com/legal-implications-when-starting-a-tutoring-business/" TargetMode="External"/><Relationship Id="rId25" Type="http://schemas.openxmlformats.org/officeDocument/2006/relationships/hyperlink" Target="https://www.sitejabber.com/reviews/www.tutorhunt.com" TargetMode="External"/><Relationship Id="rId28" Type="http://schemas.openxmlformats.org/officeDocument/2006/relationships/hyperlink" Target="https://www.thetutorpages.com/private-tuition-fees" TargetMode="External"/><Relationship Id="rId27" Type="http://schemas.openxmlformats.org/officeDocument/2006/relationships/hyperlink" Target="https://www.keystonetutors.com/policies"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png"/><Relationship Id="rId7" Type="http://schemas.openxmlformats.org/officeDocument/2006/relationships/image" Target="media/image25.jpg"/><Relationship Id="rId8" Type="http://schemas.openxmlformats.org/officeDocument/2006/relationships/image" Target="media/image24.jpg"/><Relationship Id="rId31" Type="http://schemas.openxmlformats.org/officeDocument/2006/relationships/image" Target="media/image19.png"/><Relationship Id="rId30" Type="http://schemas.openxmlformats.org/officeDocument/2006/relationships/hyperlink" Target="https://www.thetutorpages.com/tutor-search" TargetMode="External"/><Relationship Id="rId11" Type="http://schemas.openxmlformats.org/officeDocument/2006/relationships/image" Target="media/image29.jpg"/><Relationship Id="rId33" Type="http://schemas.openxmlformats.org/officeDocument/2006/relationships/header" Target="header1.xml"/><Relationship Id="rId10" Type="http://schemas.openxmlformats.org/officeDocument/2006/relationships/image" Target="media/image27.jpg"/><Relationship Id="rId32" Type="http://schemas.openxmlformats.org/officeDocument/2006/relationships/hyperlink" Target="https://www.forbes.com/sites/nickmorrison/2015/08/11/sharing-the-benefits-of-private-tutoring/#469db0f0631b" TargetMode="External"/><Relationship Id="rId13" Type="http://schemas.openxmlformats.org/officeDocument/2006/relationships/hyperlink" Target="https://www.storyboardthat.com" TargetMode="External"/><Relationship Id="rId12" Type="http://schemas.openxmlformats.org/officeDocument/2006/relationships/image" Target="media/image28.jpg"/><Relationship Id="rId15" Type="http://schemas.openxmlformats.org/officeDocument/2006/relationships/image" Target="media/image20.png"/><Relationship Id="rId14" Type="http://schemas.openxmlformats.org/officeDocument/2006/relationships/image" Target="media/image6.jpg"/><Relationship Id="rId17" Type="http://schemas.openxmlformats.org/officeDocument/2006/relationships/hyperlink" Target="http://www.sitters.co.uk/" TargetMode="External"/><Relationship Id="rId16" Type="http://schemas.openxmlformats.org/officeDocument/2006/relationships/image" Target="media/image21.png"/><Relationship Id="rId19" Type="http://schemas.openxmlformats.org/officeDocument/2006/relationships/hyperlink" Target="https://www.theatlantic.com/author/michael-godsey/" TargetMode="External"/><Relationship Id="rId18" Type="http://schemas.openxmlformats.org/officeDocument/2006/relationships/hyperlink" Target="https://www.theatlantic.com/author/michael-godse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